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72C4" w14:textId="77777777" w:rsidR="0064530F" w:rsidRDefault="008C48EB" w:rsidP="00027BF4">
      <w:pPr>
        <w:rPr>
          <w:rFonts w:cs="Times New Roman"/>
          <w:b/>
          <w:color w:val="002060"/>
          <w:sz w:val="26"/>
          <w:szCs w:val="26"/>
        </w:rPr>
      </w:pPr>
      <w:r>
        <w:rPr>
          <w:rFonts w:cs="Times New Roman"/>
          <w:sz w:val="26"/>
          <w:szCs w:val="26"/>
        </w:rPr>
        <w:br w:type="textWrapping" w:clear="all"/>
      </w:r>
    </w:p>
    <w:p w14:paraId="66FFD551" w14:textId="77777777" w:rsidR="0064530F" w:rsidRDefault="008C48EB">
      <w:pPr>
        <w:jc w:val="center"/>
        <w:rPr>
          <w:rFonts w:cs="Times New Roman"/>
          <w:b/>
          <w:color w:val="002060"/>
          <w:sz w:val="26"/>
          <w:szCs w:val="26"/>
        </w:rPr>
      </w:pPr>
      <w:r>
        <w:rPr>
          <w:rFonts w:ascii="SimSun" w:eastAsia="SimSun" w:hAnsi="SimSun" w:cs="SimSun"/>
          <w:noProof/>
          <w:sz w:val="24"/>
          <w:szCs w:val="24"/>
        </w:rPr>
        <w:drawing>
          <wp:anchor distT="0" distB="0" distL="114300" distR="114300" simplePos="0" relativeHeight="251659264" behindDoc="0" locked="0" layoutInCell="1" allowOverlap="1" wp14:anchorId="712981E3" wp14:editId="6068E184">
            <wp:simplePos x="0" y="0"/>
            <wp:positionH relativeFrom="column">
              <wp:posOffset>1604645</wp:posOffset>
            </wp:positionH>
            <wp:positionV relativeFrom="paragraph">
              <wp:posOffset>163195</wp:posOffset>
            </wp:positionV>
            <wp:extent cx="2619375" cy="1743075"/>
            <wp:effectExtent l="0" t="0" r="9525" b="9525"/>
            <wp:wrapTopAndBottom/>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9"/>
                    <a:stretch>
                      <a:fillRect/>
                    </a:stretch>
                  </pic:blipFill>
                  <pic:spPr>
                    <a:xfrm>
                      <a:off x="0" y="0"/>
                      <a:ext cx="2619375" cy="1743075"/>
                    </a:xfrm>
                    <a:prstGeom prst="rect">
                      <a:avLst/>
                    </a:prstGeom>
                    <a:noFill/>
                    <a:ln w="9525">
                      <a:noFill/>
                    </a:ln>
                  </pic:spPr>
                </pic:pic>
              </a:graphicData>
            </a:graphic>
          </wp:anchor>
        </w:drawing>
      </w:r>
    </w:p>
    <w:p w14:paraId="7FA77809" w14:textId="5F5CDFE5" w:rsidR="0064530F" w:rsidRDefault="008C48EB">
      <w:pPr>
        <w:jc w:val="center"/>
        <w:rPr>
          <w:rFonts w:cs="Times New Roman"/>
          <w:b/>
          <w:color w:val="002060"/>
          <w:sz w:val="32"/>
          <w:szCs w:val="32"/>
        </w:rPr>
      </w:pPr>
      <w:r>
        <w:rPr>
          <w:rFonts w:cs="Times New Roman"/>
          <w:b/>
          <w:color w:val="002060"/>
          <w:sz w:val="32"/>
          <w:szCs w:val="32"/>
        </w:rPr>
        <w:t xml:space="preserve">Báo cáo </w:t>
      </w:r>
      <w:r w:rsidR="006D1D8D">
        <w:rPr>
          <w:rFonts w:cs="Times New Roman"/>
          <w:b/>
          <w:color w:val="002060"/>
          <w:sz w:val="32"/>
          <w:szCs w:val="32"/>
        </w:rPr>
        <w:t>NET102</w:t>
      </w:r>
    </w:p>
    <w:p w14:paraId="56B4FBE3" w14:textId="18742CDF" w:rsidR="0064530F" w:rsidRDefault="006D1D8D">
      <w:pPr>
        <w:spacing w:before="240" w:after="360"/>
        <w:jc w:val="cente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Dotnet C# 2</w:t>
      </w:r>
    </w:p>
    <w:p w14:paraId="78300ECD" w14:textId="4746A474" w:rsidR="0064530F" w:rsidRPr="00A51420" w:rsidRDefault="00A51420" w:rsidP="00A51420">
      <w:pPr>
        <w:spacing w:before="240" w:after="360"/>
        <w:jc w:val="cente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LAB 1</w:t>
      </w:r>
      <w:r w:rsidR="008C48EB">
        <w:rPr>
          <w:rFonts w:cs="Times New Roman"/>
          <w:b/>
          <w:color w:val="002060"/>
          <w:sz w:val="26"/>
          <w:szCs w:val="2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66B4B86B" w14:textId="77777777" w:rsidR="0064530F" w:rsidRDefault="0064530F" w:rsidP="004618FE">
      <w:pPr>
        <w:pStyle w:val="level2"/>
      </w:pPr>
    </w:p>
    <w:p w14:paraId="3E13DB14" w14:textId="536FF812" w:rsidR="0064530F" w:rsidRDefault="008C48EB">
      <w:pPr>
        <w:tabs>
          <w:tab w:val="left" w:pos="4050"/>
        </w:tabs>
        <w:spacing w:before="240"/>
        <w:ind w:left="720"/>
        <w:jc w:val="both"/>
        <w:rPr>
          <w:rFonts w:cs="Times New Roman"/>
          <w:sz w:val="26"/>
          <w:szCs w:val="26"/>
        </w:rPr>
      </w:pPr>
      <w:r>
        <w:rPr>
          <w:rFonts w:cs="Times New Roman"/>
          <w:sz w:val="26"/>
          <w:szCs w:val="26"/>
        </w:rPr>
        <w:t xml:space="preserve">Mã số sinh viên </w:t>
      </w:r>
      <w:r>
        <w:rPr>
          <w:rFonts w:cs="Times New Roman"/>
          <w:sz w:val="26"/>
          <w:szCs w:val="26"/>
        </w:rPr>
        <w:tab/>
        <w:t>: PS2</w:t>
      </w:r>
      <w:r w:rsidR="002B59FB">
        <w:rPr>
          <w:rFonts w:cs="Times New Roman"/>
          <w:sz w:val="26"/>
          <w:szCs w:val="26"/>
        </w:rPr>
        <w:t>8709</w:t>
      </w:r>
    </w:p>
    <w:p w14:paraId="1AC871EC" w14:textId="1095A41B" w:rsidR="0064530F" w:rsidRDefault="008C48EB">
      <w:pPr>
        <w:tabs>
          <w:tab w:val="left" w:pos="4050"/>
        </w:tabs>
        <w:spacing w:before="240"/>
        <w:ind w:left="720"/>
        <w:jc w:val="both"/>
        <w:rPr>
          <w:rFonts w:cs="Times New Roman"/>
          <w:sz w:val="26"/>
          <w:szCs w:val="26"/>
          <w:lang w:val="vi-VN"/>
        </w:rPr>
      </w:pPr>
      <w:r>
        <w:rPr>
          <w:rFonts w:cs="Times New Roman"/>
          <w:sz w:val="26"/>
          <w:szCs w:val="26"/>
        </w:rPr>
        <w:t xml:space="preserve">Họ tên sinh viên </w:t>
      </w:r>
      <w:r>
        <w:rPr>
          <w:rFonts w:cs="Times New Roman"/>
          <w:sz w:val="26"/>
          <w:szCs w:val="26"/>
        </w:rPr>
        <w:tab/>
        <w:t xml:space="preserve">: </w:t>
      </w:r>
      <w:r w:rsidR="002B59FB">
        <w:rPr>
          <w:rFonts w:cs="Times New Roman"/>
          <w:sz w:val="26"/>
          <w:szCs w:val="26"/>
        </w:rPr>
        <w:t>Quan Bích Vân</w:t>
      </w:r>
    </w:p>
    <w:p w14:paraId="16C7348B" w14:textId="44586EDE" w:rsidR="0064530F" w:rsidRDefault="008C48EB">
      <w:pPr>
        <w:tabs>
          <w:tab w:val="left" w:pos="4050"/>
        </w:tabs>
        <w:spacing w:before="240"/>
        <w:ind w:left="720"/>
        <w:jc w:val="both"/>
        <w:rPr>
          <w:rFonts w:cs="Times New Roman"/>
          <w:sz w:val="26"/>
          <w:szCs w:val="26"/>
        </w:rPr>
      </w:pPr>
      <w:r>
        <w:rPr>
          <w:rFonts w:cs="Times New Roman"/>
          <w:sz w:val="26"/>
          <w:szCs w:val="26"/>
        </w:rPr>
        <w:t xml:space="preserve">Lớp </w:t>
      </w:r>
      <w:r>
        <w:rPr>
          <w:rFonts w:cs="Times New Roman"/>
          <w:sz w:val="26"/>
          <w:szCs w:val="26"/>
        </w:rPr>
        <w:tab/>
        <w:t>: IT18</w:t>
      </w:r>
      <w:r w:rsidR="002B59FB">
        <w:rPr>
          <w:rFonts w:cs="Times New Roman"/>
          <w:sz w:val="26"/>
          <w:szCs w:val="26"/>
        </w:rPr>
        <w:t>3</w:t>
      </w:r>
      <w:r w:rsidR="006D1D8D">
        <w:rPr>
          <w:rFonts w:cs="Times New Roman"/>
          <w:sz w:val="26"/>
          <w:szCs w:val="26"/>
        </w:rPr>
        <w:t>22</w:t>
      </w:r>
    </w:p>
    <w:p w14:paraId="733768BF" w14:textId="1EB6430C" w:rsidR="0064530F" w:rsidRDefault="008C48EB">
      <w:pPr>
        <w:tabs>
          <w:tab w:val="left" w:pos="4050"/>
        </w:tabs>
        <w:spacing w:before="240"/>
        <w:ind w:left="720"/>
        <w:jc w:val="both"/>
        <w:rPr>
          <w:rFonts w:cs="Times New Roman"/>
          <w:sz w:val="26"/>
          <w:szCs w:val="26"/>
        </w:rPr>
      </w:pPr>
      <w:r>
        <w:rPr>
          <w:rFonts w:cs="Times New Roman"/>
          <w:sz w:val="26"/>
          <w:szCs w:val="26"/>
        </w:rPr>
        <w:t xml:space="preserve">Giảng viên hướng dẫn </w:t>
      </w:r>
      <w:r>
        <w:rPr>
          <w:rFonts w:cs="Times New Roman"/>
          <w:sz w:val="26"/>
          <w:szCs w:val="26"/>
        </w:rPr>
        <w:tab/>
        <w:t xml:space="preserve">: </w:t>
      </w:r>
      <w:r w:rsidR="006D1D8D">
        <w:rPr>
          <w:rFonts w:cs="Times New Roman"/>
          <w:sz w:val="26"/>
          <w:szCs w:val="26"/>
        </w:rPr>
        <w:t>Trần Thế Bảy</w:t>
      </w:r>
    </w:p>
    <w:p w14:paraId="2FBA66B1" w14:textId="77777777" w:rsidR="0064530F" w:rsidRDefault="0064530F">
      <w:pPr>
        <w:spacing w:before="240" w:after="0"/>
        <w:jc w:val="both"/>
        <w:rPr>
          <w:rFonts w:cs="Times New Roman"/>
          <w:sz w:val="26"/>
          <w:szCs w:val="26"/>
        </w:rPr>
      </w:pPr>
    </w:p>
    <w:p w14:paraId="1D025F28" w14:textId="77777777" w:rsidR="0064530F" w:rsidRDefault="008C48EB">
      <w:pPr>
        <w:spacing w:before="240"/>
        <w:jc w:val="both"/>
        <w:rPr>
          <w:rFonts w:cs="Times New Roman"/>
          <w:sz w:val="26"/>
          <w:szCs w:val="26"/>
        </w:rPr>
      </w:pPr>
      <w:r>
        <w:rPr>
          <w:rFonts w:cs="Times New Roman"/>
          <w:sz w:val="26"/>
          <w:szCs w:val="26"/>
        </w:rPr>
        <w:br w:type="page"/>
      </w:r>
    </w:p>
    <w:p w14:paraId="7F09469D" w14:textId="77777777" w:rsidR="0064530F" w:rsidRDefault="0064530F">
      <w:pPr>
        <w:spacing w:before="240"/>
        <w:jc w:val="both"/>
        <w:rPr>
          <w:rStyle w:val="fontstyle01"/>
          <w:rFonts w:ascii="Times New Roman" w:hAnsi="Times New Roman" w:cs="Times New Roman"/>
          <w:sz w:val="26"/>
          <w:szCs w:val="26"/>
        </w:rPr>
        <w:sectPr w:rsidR="0064530F">
          <w:headerReference w:type="default" r:id="rId10"/>
          <w:footerReference w:type="default" r:id="rId11"/>
          <w:headerReference w:type="first" r:id="rId12"/>
          <w:pgSz w:w="11907" w:h="1683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21E6E102" w14:textId="77777777" w:rsidR="0064530F" w:rsidRDefault="008C48EB">
      <w:pPr>
        <w:pStyle w:val="TOCHeading1"/>
        <w:spacing w:before="240"/>
        <w:ind w:left="720" w:hanging="720"/>
        <w:jc w:val="center"/>
        <w:rPr>
          <w:rFonts w:cs="Times New Roman"/>
          <w:sz w:val="26"/>
          <w:szCs w:val="26"/>
        </w:rPr>
      </w:pPr>
      <w:r>
        <w:rPr>
          <w:rFonts w:cs="Times New Roman"/>
          <w:sz w:val="26"/>
          <w:szCs w:val="26"/>
        </w:rPr>
        <w:lastRenderedPageBreak/>
        <w:t>MỤC LỤC</w:t>
      </w:r>
    </w:p>
    <w:sdt>
      <w:sdtPr>
        <w:rPr>
          <w:rFonts w:ascii="Times New Roman" w:eastAsiaTheme="minorHAnsi" w:hAnsi="Times New Roman" w:cstheme="minorBidi"/>
          <w:color w:val="auto"/>
          <w:sz w:val="28"/>
          <w:szCs w:val="22"/>
        </w:rPr>
        <w:id w:val="-91319847"/>
        <w:docPartObj>
          <w:docPartGallery w:val="Table of Contents"/>
          <w:docPartUnique/>
        </w:docPartObj>
      </w:sdtPr>
      <w:sdtEndPr>
        <w:rPr>
          <w:b/>
          <w:bCs/>
          <w:noProof/>
        </w:rPr>
      </w:sdtEndPr>
      <w:sdtContent>
        <w:p w14:paraId="714A569F" w14:textId="0005E5A7" w:rsidR="00027BF4" w:rsidRDefault="00027BF4">
          <w:pPr>
            <w:pStyle w:val="TOCHeading"/>
          </w:pPr>
          <w:r>
            <w:t>Contents</w:t>
          </w:r>
        </w:p>
        <w:p w14:paraId="5DF950A2" w14:textId="42B3D77D" w:rsidR="00C36A37" w:rsidRDefault="00027BF4">
          <w:pPr>
            <w:pStyle w:val="TOC1"/>
            <w:rPr>
              <w:ins w:id="0" w:author="Yun G" w:date="2023-05-24T19:10:00Z"/>
              <w:rFonts w:asciiTheme="minorHAnsi" w:eastAsiaTheme="minorEastAsia" w:hAnsiTheme="minorHAnsi"/>
              <w:noProof/>
              <w:lang w:val="en-GB" w:eastAsia="en-GB"/>
            </w:rPr>
          </w:pPr>
          <w:r>
            <w:fldChar w:fldCharType="begin"/>
          </w:r>
          <w:r>
            <w:instrText xml:space="preserve"> TOC \o "1-3" \h \z \u </w:instrText>
          </w:r>
          <w:r>
            <w:fldChar w:fldCharType="separate"/>
          </w:r>
          <w:ins w:id="1" w:author="Yun G" w:date="2023-05-24T19:10:00Z">
            <w:r w:rsidR="00C36A37" w:rsidRPr="00E10FC7">
              <w:rPr>
                <w:rStyle w:val="Hyperlink"/>
                <w:noProof/>
              </w:rPr>
              <w:fldChar w:fldCharType="begin"/>
            </w:r>
            <w:r w:rsidR="00C36A37" w:rsidRPr="00E10FC7">
              <w:rPr>
                <w:rStyle w:val="Hyperlink"/>
                <w:noProof/>
              </w:rPr>
              <w:instrText xml:space="preserve"> </w:instrText>
            </w:r>
            <w:r w:rsidR="00C36A37">
              <w:rPr>
                <w:noProof/>
              </w:rPr>
              <w:instrText>HYPERLINK \l "_Toc135847852"</w:instrText>
            </w:r>
            <w:r w:rsidR="00C36A37" w:rsidRPr="00E10FC7">
              <w:rPr>
                <w:rStyle w:val="Hyperlink"/>
                <w:noProof/>
              </w:rPr>
              <w:instrText xml:space="preserve"> </w:instrText>
            </w:r>
            <w:r w:rsidR="00C36A37" w:rsidRPr="00E10FC7">
              <w:rPr>
                <w:rStyle w:val="Hyperlink"/>
                <w:noProof/>
              </w:rPr>
            </w:r>
            <w:r w:rsidR="00C36A37" w:rsidRPr="00E10FC7">
              <w:rPr>
                <w:rStyle w:val="Hyperlink"/>
                <w:noProof/>
              </w:rPr>
              <w:fldChar w:fldCharType="separate"/>
            </w:r>
            <w:r w:rsidR="00C36A37" w:rsidRPr="00E10FC7">
              <w:rPr>
                <w:rStyle w:val="Hyperlink"/>
                <w:noProof/>
              </w:rPr>
              <w:t>Tạo Bảng menu Switch case và UI</w:t>
            </w:r>
            <w:r w:rsidR="00C36A37">
              <w:rPr>
                <w:noProof/>
                <w:webHidden/>
              </w:rPr>
              <w:tab/>
            </w:r>
            <w:r w:rsidR="00C36A37">
              <w:rPr>
                <w:noProof/>
                <w:webHidden/>
              </w:rPr>
              <w:fldChar w:fldCharType="begin"/>
            </w:r>
            <w:r w:rsidR="00C36A37">
              <w:rPr>
                <w:noProof/>
                <w:webHidden/>
              </w:rPr>
              <w:instrText xml:space="preserve"> PAGEREF _Toc135847852 \h </w:instrText>
            </w:r>
            <w:r w:rsidR="00C36A37">
              <w:rPr>
                <w:noProof/>
                <w:webHidden/>
              </w:rPr>
            </w:r>
          </w:ins>
          <w:r w:rsidR="00C36A37">
            <w:rPr>
              <w:noProof/>
              <w:webHidden/>
            </w:rPr>
            <w:fldChar w:fldCharType="separate"/>
          </w:r>
          <w:ins w:id="2" w:author="Yun G" w:date="2023-05-24T19:10:00Z">
            <w:r w:rsidR="00C36A37">
              <w:rPr>
                <w:noProof/>
                <w:webHidden/>
              </w:rPr>
              <w:t>3</w:t>
            </w:r>
            <w:r w:rsidR="00C36A37">
              <w:rPr>
                <w:noProof/>
                <w:webHidden/>
              </w:rPr>
              <w:fldChar w:fldCharType="end"/>
            </w:r>
            <w:r w:rsidR="00C36A37" w:rsidRPr="00E10FC7">
              <w:rPr>
                <w:rStyle w:val="Hyperlink"/>
                <w:noProof/>
              </w:rPr>
              <w:fldChar w:fldCharType="end"/>
            </w:r>
          </w:ins>
        </w:p>
        <w:p w14:paraId="40974226" w14:textId="032470AA" w:rsidR="00C36A37" w:rsidRDefault="00C36A37">
          <w:pPr>
            <w:pStyle w:val="TOC2"/>
            <w:tabs>
              <w:tab w:val="right" w:leader="dot" w:pos="8873"/>
            </w:tabs>
            <w:rPr>
              <w:ins w:id="3" w:author="Yun G" w:date="2023-05-24T19:10:00Z"/>
              <w:rFonts w:asciiTheme="minorHAnsi" w:eastAsiaTheme="minorEastAsia" w:hAnsiTheme="minorHAnsi"/>
              <w:noProof/>
              <w:sz w:val="22"/>
              <w:lang w:val="en-GB" w:eastAsia="en-GB"/>
            </w:rPr>
          </w:pPr>
          <w:ins w:id="4"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"_Toc135847853"</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rPr>
              <w:t>Phần Program.cs</w:t>
            </w:r>
            <w:r>
              <w:rPr>
                <w:noProof/>
                <w:webHidden/>
              </w:rPr>
              <w:tab/>
            </w:r>
            <w:r>
              <w:rPr>
                <w:noProof/>
                <w:webHidden/>
              </w:rPr>
              <w:fldChar w:fldCharType="begin"/>
            </w:r>
            <w:r>
              <w:rPr>
                <w:noProof/>
                <w:webHidden/>
              </w:rPr>
              <w:instrText xml:space="preserve"> PAGEREF _Toc135847853 \h </w:instrText>
            </w:r>
            <w:r>
              <w:rPr>
                <w:noProof/>
                <w:webHidden/>
              </w:rPr>
            </w:r>
          </w:ins>
          <w:r>
            <w:rPr>
              <w:noProof/>
              <w:webHidden/>
            </w:rPr>
            <w:fldChar w:fldCharType="separate"/>
          </w:r>
          <w:ins w:id="5" w:author="Yun G" w:date="2023-05-24T19:10:00Z">
            <w:r>
              <w:rPr>
                <w:noProof/>
                <w:webHidden/>
              </w:rPr>
              <w:t>3</w:t>
            </w:r>
            <w:r>
              <w:rPr>
                <w:noProof/>
                <w:webHidden/>
              </w:rPr>
              <w:fldChar w:fldCharType="end"/>
            </w:r>
            <w:r w:rsidRPr="00E10FC7">
              <w:rPr>
                <w:rStyle w:val="Hyperlink"/>
                <w:noProof/>
              </w:rPr>
              <w:fldChar w:fldCharType="end"/>
            </w:r>
          </w:ins>
        </w:p>
        <w:p w14:paraId="05D189D8" w14:textId="1E9CBEDC" w:rsidR="00C36A37" w:rsidRDefault="00C36A37">
          <w:pPr>
            <w:pStyle w:val="TOC1"/>
            <w:rPr>
              <w:ins w:id="6" w:author="Yun G" w:date="2023-05-24T19:10:00Z"/>
              <w:rFonts w:asciiTheme="minorHAnsi" w:eastAsiaTheme="minorEastAsia" w:hAnsiTheme="minorHAnsi"/>
              <w:noProof/>
              <w:lang w:val="en-GB" w:eastAsia="en-GB"/>
            </w:rPr>
          </w:pPr>
          <w:ins w:id="7"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"_Toc135847854"</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rPr>
              <w:t>Phần Context.cs</w:t>
            </w:r>
            <w:r>
              <w:rPr>
                <w:noProof/>
                <w:webHidden/>
              </w:rPr>
              <w:tab/>
            </w:r>
            <w:r>
              <w:rPr>
                <w:noProof/>
                <w:webHidden/>
              </w:rPr>
              <w:fldChar w:fldCharType="begin"/>
            </w:r>
            <w:r>
              <w:rPr>
                <w:noProof/>
                <w:webHidden/>
              </w:rPr>
              <w:instrText xml:space="preserve"> PAGEREF _Toc135847854 \h </w:instrText>
            </w:r>
            <w:r>
              <w:rPr>
                <w:noProof/>
                <w:webHidden/>
              </w:rPr>
            </w:r>
          </w:ins>
          <w:r>
            <w:rPr>
              <w:noProof/>
              <w:webHidden/>
            </w:rPr>
            <w:fldChar w:fldCharType="separate"/>
          </w:r>
          <w:ins w:id="8" w:author="Yun G" w:date="2023-05-24T19:10:00Z">
            <w:r>
              <w:rPr>
                <w:noProof/>
                <w:webHidden/>
              </w:rPr>
              <w:t>4</w:t>
            </w:r>
            <w:r>
              <w:rPr>
                <w:noProof/>
                <w:webHidden/>
              </w:rPr>
              <w:fldChar w:fldCharType="end"/>
            </w:r>
            <w:r w:rsidRPr="00E10FC7">
              <w:rPr>
                <w:rStyle w:val="Hyperlink"/>
                <w:noProof/>
              </w:rPr>
              <w:fldChar w:fldCharType="end"/>
            </w:r>
          </w:ins>
        </w:p>
        <w:p w14:paraId="52A1D55F" w14:textId="7990E85E" w:rsidR="00C36A37" w:rsidRDefault="00C36A37">
          <w:pPr>
            <w:pStyle w:val="TOC1"/>
            <w:rPr>
              <w:ins w:id="9" w:author="Yun G" w:date="2023-05-24T19:10:00Z"/>
              <w:rFonts w:asciiTheme="minorHAnsi" w:eastAsiaTheme="minorEastAsia" w:hAnsiTheme="minorHAnsi"/>
              <w:noProof/>
              <w:lang w:val="en-GB" w:eastAsia="en-GB"/>
            </w:rPr>
          </w:pPr>
          <w:ins w:id="10"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"_Toc135847855"</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lang w:val="vi-VN"/>
              </w:rPr>
              <w:t>Câu 1</w:t>
            </w:r>
            <w:r w:rsidRPr="00E10FC7">
              <w:rPr>
                <w:rStyle w:val="Hyperlink"/>
                <w:noProof/>
                <w:lang w:val="vi-VN"/>
              </w:rPr>
              <w:t>:</w:t>
            </w:r>
            <w:r>
              <w:rPr>
                <w:noProof/>
                <w:webHidden/>
              </w:rPr>
              <w:tab/>
            </w:r>
            <w:r>
              <w:rPr>
                <w:noProof/>
                <w:webHidden/>
              </w:rPr>
              <w:fldChar w:fldCharType="begin"/>
            </w:r>
            <w:r>
              <w:rPr>
                <w:noProof/>
                <w:webHidden/>
              </w:rPr>
              <w:instrText xml:space="preserve"> PAGEREF _Toc135847855 \h </w:instrText>
            </w:r>
            <w:r>
              <w:rPr>
                <w:noProof/>
                <w:webHidden/>
              </w:rPr>
            </w:r>
          </w:ins>
          <w:r>
            <w:rPr>
              <w:noProof/>
              <w:webHidden/>
            </w:rPr>
            <w:fldChar w:fldCharType="separate"/>
          </w:r>
          <w:ins w:id="11" w:author="Yun G" w:date="2023-05-24T19:10:00Z">
            <w:r>
              <w:rPr>
                <w:noProof/>
                <w:webHidden/>
              </w:rPr>
              <w:t>6</w:t>
            </w:r>
            <w:r>
              <w:rPr>
                <w:noProof/>
                <w:webHidden/>
              </w:rPr>
              <w:fldChar w:fldCharType="end"/>
            </w:r>
            <w:r w:rsidRPr="00E10FC7">
              <w:rPr>
                <w:rStyle w:val="Hyperlink"/>
                <w:noProof/>
              </w:rPr>
              <w:fldChar w:fldCharType="end"/>
            </w:r>
          </w:ins>
        </w:p>
        <w:p w14:paraId="2583764E" w14:textId="2E2AA939" w:rsidR="00C36A37" w:rsidRDefault="00C36A37">
          <w:pPr>
            <w:pStyle w:val="TOC2"/>
            <w:tabs>
              <w:tab w:val="right" w:leader="dot" w:pos="8873"/>
            </w:tabs>
            <w:rPr>
              <w:ins w:id="12" w:author="Yun G" w:date="2023-05-24T19:10:00Z"/>
              <w:rFonts w:asciiTheme="minorHAnsi" w:eastAsiaTheme="minorEastAsia" w:hAnsiTheme="minorHAnsi"/>
              <w:noProof/>
              <w:sz w:val="22"/>
              <w:lang w:val="en-GB" w:eastAsia="en-GB"/>
            </w:rPr>
          </w:pPr>
          <w:ins w:id="13"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"_Toc135847856"</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rPr>
              <w:t>Bài 1 (2 điểm) Sử dụng static class khai báo lớp “MyCollege” gồm 2 static field là “CollegeName” và “Address”. Khởi tạo thông tin cho các field thông qua static contructor và xuất các thông tin lên màn hình console.</w:t>
            </w:r>
            <w:r>
              <w:rPr>
                <w:noProof/>
                <w:webHidden/>
              </w:rPr>
              <w:tab/>
            </w:r>
            <w:r>
              <w:rPr>
                <w:noProof/>
                <w:webHidden/>
              </w:rPr>
              <w:fldChar w:fldCharType="begin"/>
            </w:r>
            <w:r>
              <w:rPr>
                <w:noProof/>
                <w:webHidden/>
              </w:rPr>
              <w:instrText xml:space="preserve"> PAGEREF _Toc135847856 \h </w:instrText>
            </w:r>
            <w:r>
              <w:rPr>
                <w:noProof/>
                <w:webHidden/>
              </w:rPr>
            </w:r>
          </w:ins>
          <w:r>
            <w:rPr>
              <w:noProof/>
              <w:webHidden/>
            </w:rPr>
            <w:fldChar w:fldCharType="separate"/>
          </w:r>
          <w:ins w:id="14" w:author="Yun G" w:date="2023-05-24T19:10:00Z">
            <w:r>
              <w:rPr>
                <w:noProof/>
                <w:webHidden/>
              </w:rPr>
              <w:t>6</w:t>
            </w:r>
            <w:r>
              <w:rPr>
                <w:noProof/>
                <w:webHidden/>
              </w:rPr>
              <w:fldChar w:fldCharType="end"/>
            </w:r>
            <w:r w:rsidRPr="00E10FC7">
              <w:rPr>
                <w:rStyle w:val="Hyperlink"/>
                <w:noProof/>
              </w:rPr>
              <w:fldChar w:fldCharType="end"/>
            </w:r>
          </w:ins>
        </w:p>
        <w:p w14:paraId="3F5E4B2E" w14:textId="6D2E3106" w:rsidR="00C36A37" w:rsidRDefault="00C36A37">
          <w:pPr>
            <w:pStyle w:val="TOC1"/>
            <w:rPr>
              <w:ins w:id="15" w:author="Yun G" w:date="2023-05-24T19:10:00Z"/>
              <w:rFonts w:asciiTheme="minorHAnsi" w:eastAsiaTheme="minorEastAsia" w:hAnsiTheme="minorHAnsi"/>
              <w:noProof/>
              <w:lang w:val="en-GB" w:eastAsia="en-GB"/>
            </w:rPr>
          </w:pPr>
          <w:ins w:id="16"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"_Toc135847857"</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lang w:val="vi-VN"/>
              </w:rPr>
              <w:t xml:space="preserve">Câu </w:t>
            </w:r>
            <w:r w:rsidRPr="00E10FC7">
              <w:rPr>
                <w:rStyle w:val="Hyperlink"/>
                <w:noProof/>
              </w:rPr>
              <w:t>2</w:t>
            </w:r>
            <w:r w:rsidRPr="00E10FC7">
              <w:rPr>
                <w:rStyle w:val="Hyperlink"/>
                <w:noProof/>
                <w:lang w:val="vi-VN"/>
              </w:rPr>
              <w:t>:</w:t>
            </w:r>
            <w:r>
              <w:rPr>
                <w:noProof/>
                <w:webHidden/>
              </w:rPr>
              <w:tab/>
            </w:r>
            <w:r>
              <w:rPr>
                <w:noProof/>
                <w:webHidden/>
              </w:rPr>
              <w:fldChar w:fldCharType="begin"/>
            </w:r>
            <w:r>
              <w:rPr>
                <w:noProof/>
                <w:webHidden/>
              </w:rPr>
              <w:instrText xml:space="preserve"> PAGEREF _Toc135847857 \h </w:instrText>
            </w:r>
            <w:r>
              <w:rPr>
                <w:noProof/>
                <w:webHidden/>
              </w:rPr>
            </w:r>
          </w:ins>
          <w:r>
            <w:rPr>
              <w:noProof/>
              <w:webHidden/>
            </w:rPr>
            <w:fldChar w:fldCharType="separate"/>
          </w:r>
          <w:ins w:id="17" w:author="Yun G" w:date="2023-05-24T19:10:00Z">
            <w:r>
              <w:rPr>
                <w:noProof/>
                <w:webHidden/>
              </w:rPr>
              <w:t>7</w:t>
            </w:r>
            <w:r>
              <w:rPr>
                <w:noProof/>
                <w:webHidden/>
              </w:rPr>
              <w:fldChar w:fldCharType="end"/>
            </w:r>
            <w:r w:rsidRPr="00E10FC7">
              <w:rPr>
                <w:rStyle w:val="Hyperlink"/>
                <w:noProof/>
              </w:rPr>
              <w:fldChar w:fldCharType="end"/>
            </w:r>
          </w:ins>
        </w:p>
        <w:p w14:paraId="1F76EA12" w14:textId="597B633E" w:rsidR="00C36A37" w:rsidRDefault="00C36A37">
          <w:pPr>
            <w:pStyle w:val="TOC2"/>
            <w:tabs>
              <w:tab w:val="right" w:leader="dot" w:pos="8873"/>
            </w:tabs>
            <w:rPr>
              <w:ins w:id="18" w:author="Yun G" w:date="2023-05-24T19:10:00Z"/>
              <w:rFonts w:asciiTheme="minorHAnsi" w:eastAsiaTheme="minorEastAsia" w:hAnsiTheme="minorHAnsi"/>
              <w:noProof/>
              <w:sz w:val="22"/>
              <w:lang w:val="en-GB" w:eastAsia="en-GB"/>
            </w:rPr>
          </w:pPr>
          <w:ins w:id="19"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"_Toc135847858"</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rPr>
              <w:t>Bài 2 (2 điểm) Xây dựng class Student gồm các thông tin StudentName, Course, CollegeName, CollegeAddress. Bổ sung các phần còn thiều vào đoạn code bên dưới để hoàn thiện ứng dụng:</w:t>
            </w:r>
            <w:r>
              <w:rPr>
                <w:noProof/>
                <w:webHidden/>
              </w:rPr>
              <w:tab/>
            </w:r>
            <w:r>
              <w:rPr>
                <w:noProof/>
                <w:webHidden/>
              </w:rPr>
              <w:fldChar w:fldCharType="begin"/>
            </w:r>
            <w:r>
              <w:rPr>
                <w:noProof/>
                <w:webHidden/>
              </w:rPr>
              <w:instrText xml:space="preserve"> PAGEREF _Toc135847858 \h </w:instrText>
            </w:r>
            <w:r>
              <w:rPr>
                <w:noProof/>
                <w:webHidden/>
              </w:rPr>
            </w:r>
          </w:ins>
          <w:r>
            <w:rPr>
              <w:noProof/>
              <w:webHidden/>
            </w:rPr>
            <w:fldChar w:fldCharType="separate"/>
          </w:r>
          <w:ins w:id="20" w:author="Yun G" w:date="2023-05-24T19:10:00Z">
            <w:r>
              <w:rPr>
                <w:noProof/>
                <w:webHidden/>
              </w:rPr>
              <w:t>7</w:t>
            </w:r>
            <w:r>
              <w:rPr>
                <w:noProof/>
                <w:webHidden/>
              </w:rPr>
              <w:fldChar w:fldCharType="end"/>
            </w:r>
            <w:r w:rsidRPr="00E10FC7">
              <w:rPr>
                <w:rStyle w:val="Hyperlink"/>
                <w:noProof/>
              </w:rPr>
              <w:fldChar w:fldCharType="end"/>
            </w:r>
          </w:ins>
        </w:p>
        <w:p w14:paraId="2FFE7D85" w14:textId="7BB4FA6D" w:rsidR="00C36A37" w:rsidRDefault="00C36A37">
          <w:pPr>
            <w:pStyle w:val="TOC1"/>
            <w:rPr>
              <w:ins w:id="21" w:author="Yun G" w:date="2023-05-24T19:10:00Z"/>
              <w:rFonts w:asciiTheme="minorHAnsi" w:eastAsiaTheme="minorEastAsia" w:hAnsiTheme="minorHAnsi"/>
              <w:noProof/>
              <w:lang w:val="en-GB" w:eastAsia="en-GB"/>
            </w:rPr>
          </w:pPr>
          <w:ins w:id="22"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"_Toc135847859"</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lang w:val="vi-VN"/>
              </w:rPr>
              <w:t xml:space="preserve">Câu </w:t>
            </w:r>
            <w:r w:rsidRPr="00E10FC7">
              <w:rPr>
                <w:rStyle w:val="Hyperlink"/>
                <w:noProof/>
              </w:rPr>
              <w:t>3</w:t>
            </w:r>
            <w:r w:rsidRPr="00E10FC7">
              <w:rPr>
                <w:rStyle w:val="Hyperlink"/>
                <w:noProof/>
                <w:lang w:val="vi-VN"/>
              </w:rPr>
              <w:t>:</w:t>
            </w:r>
            <w:r>
              <w:rPr>
                <w:noProof/>
                <w:webHidden/>
              </w:rPr>
              <w:tab/>
            </w:r>
            <w:r>
              <w:rPr>
                <w:noProof/>
                <w:webHidden/>
              </w:rPr>
              <w:fldChar w:fldCharType="begin"/>
            </w:r>
            <w:r>
              <w:rPr>
                <w:noProof/>
                <w:webHidden/>
              </w:rPr>
              <w:instrText xml:space="preserve"> PAGEREF _Toc135847859 \h </w:instrText>
            </w:r>
            <w:r>
              <w:rPr>
                <w:noProof/>
                <w:webHidden/>
              </w:rPr>
            </w:r>
          </w:ins>
          <w:r>
            <w:rPr>
              <w:noProof/>
              <w:webHidden/>
            </w:rPr>
            <w:fldChar w:fldCharType="separate"/>
          </w:r>
          <w:ins w:id="23" w:author="Yun G" w:date="2023-05-24T19:10:00Z">
            <w:r>
              <w:rPr>
                <w:noProof/>
                <w:webHidden/>
              </w:rPr>
              <w:t>10</w:t>
            </w:r>
            <w:r>
              <w:rPr>
                <w:noProof/>
                <w:webHidden/>
              </w:rPr>
              <w:fldChar w:fldCharType="end"/>
            </w:r>
            <w:r w:rsidRPr="00E10FC7">
              <w:rPr>
                <w:rStyle w:val="Hyperlink"/>
                <w:noProof/>
              </w:rPr>
              <w:fldChar w:fldCharType="end"/>
            </w:r>
          </w:ins>
        </w:p>
        <w:p w14:paraId="51222E02" w14:textId="65CB7E87" w:rsidR="00C36A37" w:rsidRDefault="00C36A37">
          <w:pPr>
            <w:pStyle w:val="TOC2"/>
            <w:tabs>
              <w:tab w:val="right" w:leader="dot" w:pos="8873"/>
            </w:tabs>
            <w:rPr>
              <w:ins w:id="24" w:author="Yun G" w:date="2023-05-24T19:10:00Z"/>
              <w:rFonts w:asciiTheme="minorHAnsi" w:eastAsiaTheme="minorEastAsia" w:hAnsiTheme="minorHAnsi"/>
              <w:noProof/>
              <w:sz w:val="22"/>
              <w:lang w:val="en-GB" w:eastAsia="en-GB"/>
            </w:rPr>
          </w:pPr>
          <w:ins w:id="25"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"_Toc135847860"</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rPr>
              <w:t>Viết chương trình sử dụng partial class cho các phép tính cộng trừ nhân chia. Bằng 2 cách xây dựng class partial</w:t>
            </w:r>
            <w:r>
              <w:rPr>
                <w:noProof/>
                <w:webHidden/>
              </w:rPr>
              <w:tab/>
            </w:r>
            <w:r>
              <w:rPr>
                <w:noProof/>
                <w:webHidden/>
              </w:rPr>
              <w:fldChar w:fldCharType="begin"/>
            </w:r>
            <w:r>
              <w:rPr>
                <w:noProof/>
                <w:webHidden/>
              </w:rPr>
              <w:instrText xml:space="preserve"> PAGEREF _Toc135847860 \h </w:instrText>
            </w:r>
            <w:r>
              <w:rPr>
                <w:noProof/>
                <w:webHidden/>
              </w:rPr>
            </w:r>
          </w:ins>
          <w:r>
            <w:rPr>
              <w:noProof/>
              <w:webHidden/>
            </w:rPr>
            <w:fldChar w:fldCharType="separate"/>
          </w:r>
          <w:ins w:id="26" w:author="Yun G" w:date="2023-05-24T19:10:00Z">
            <w:r>
              <w:rPr>
                <w:noProof/>
                <w:webHidden/>
              </w:rPr>
              <w:t>10</w:t>
            </w:r>
            <w:r>
              <w:rPr>
                <w:noProof/>
                <w:webHidden/>
              </w:rPr>
              <w:fldChar w:fldCharType="end"/>
            </w:r>
            <w:r w:rsidRPr="00E10FC7">
              <w:rPr>
                <w:rStyle w:val="Hyperlink"/>
                <w:noProof/>
              </w:rPr>
              <w:fldChar w:fldCharType="end"/>
            </w:r>
          </w:ins>
        </w:p>
        <w:p w14:paraId="274BE2A3" w14:textId="7286F8A9" w:rsidR="00C36A37" w:rsidRDefault="00C36A37">
          <w:pPr>
            <w:pStyle w:val="TOC1"/>
            <w:rPr>
              <w:ins w:id="27" w:author="Yun G" w:date="2023-05-24T19:10:00Z"/>
              <w:rFonts w:asciiTheme="minorHAnsi" w:eastAsiaTheme="minorEastAsia" w:hAnsiTheme="minorHAnsi"/>
              <w:noProof/>
              <w:lang w:val="en-GB" w:eastAsia="en-GB"/>
            </w:rPr>
          </w:pPr>
          <w:ins w:id="28"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"_Toc135847861"</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lang w:val="vi-VN"/>
              </w:rPr>
              <w:t xml:space="preserve">Câu </w:t>
            </w:r>
            <w:r w:rsidRPr="00E10FC7">
              <w:rPr>
                <w:rStyle w:val="Hyperlink"/>
                <w:noProof/>
              </w:rPr>
              <w:t>4</w:t>
            </w:r>
            <w:r w:rsidRPr="00E10FC7">
              <w:rPr>
                <w:rStyle w:val="Hyperlink"/>
                <w:noProof/>
                <w:lang w:val="vi-VN"/>
              </w:rPr>
              <w:t>:</w:t>
            </w:r>
            <w:r>
              <w:rPr>
                <w:noProof/>
                <w:webHidden/>
              </w:rPr>
              <w:tab/>
            </w:r>
            <w:r>
              <w:rPr>
                <w:noProof/>
                <w:webHidden/>
              </w:rPr>
              <w:fldChar w:fldCharType="begin"/>
            </w:r>
            <w:r>
              <w:rPr>
                <w:noProof/>
                <w:webHidden/>
              </w:rPr>
              <w:instrText xml:space="preserve"> PAGEREF _Toc135847861 \h </w:instrText>
            </w:r>
            <w:r>
              <w:rPr>
                <w:noProof/>
                <w:webHidden/>
              </w:rPr>
            </w:r>
          </w:ins>
          <w:r>
            <w:rPr>
              <w:noProof/>
              <w:webHidden/>
            </w:rPr>
            <w:fldChar w:fldCharType="separate"/>
          </w:r>
          <w:ins w:id="29" w:author="Yun G" w:date="2023-05-24T19:10:00Z">
            <w:r>
              <w:rPr>
                <w:noProof/>
                <w:webHidden/>
              </w:rPr>
              <w:t>13</w:t>
            </w:r>
            <w:r>
              <w:rPr>
                <w:noProof/>
                <w:webHidden/>
              </w:rPr>
              <w:fldChar w:fldCharType="end"/>
            </w:r>
            <w:r w:rsidRPr="00E10FC7">
              <w:rPr>
                <w:rStyle w:val="Hyperlink"/>
                <w:noProof/>
              </w:rPr>
              <w:fldChar w:fldCharType="end"/>
            </w:r>
          </w:ins>
        </w:p>
        <w:p w14:paraId="25424DE0" w14:textId="52769712" w:rsidR="00C36A37" w:rsidRDefault="00C36A37">
          <w:pPr>
            <w:pStyle w:val="TOC2"/>
            <w:tabs>
              <w:tab w:val="right" w:leader="dot" w:pos="8873"/>
            </w:tabs>
            <w:rPr>
              <w:ins w:id="30" w:author="Yun G" w:date="2023-05-24T19:10:00Z"/>
              <w:rFonts w:asciiTheme="minorHAnsi" w:eastAsiaTheme="minorEastAsia" w:hAnsiTheme="minorHAnsi"/>
              <w:noProof/>
              <w:sz w:val="22"/>
              <w:lang w:val="en-GB" w:eastAsia="en-GB"/>
            </w:rPr>
          </w:pPr>
          <w:ins w:id="31"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"_Toc135847862"</w:instrText>
            </w:r>
            <w:r w:rsidRPr="00E10FC7">
              <w:rPr>
                <w:rStyle w:val="Hyperlink"/>
                <w:noProof/>
              </w:rPr>
              <w:instrText xml:space="preserve"> </w:instrText>
            </w:r>
            <w:r w:rsidRPr="00E10FC7">
              <w:rPr>
                <w:rStyle w:val="Hyperlink"/>
                <w:noProof/>
              </w:rPr>
            </w:r>
            <w:r w:rsidRPr="00E10FC7">
              <w:rPr>
                <w:rStyle w:val="Hyperlink"/>
                <w:noProof/>
              </w:rPr>
              <w:fldChar w:fldCharType="separate"/>
            </w:r>
            <w:r w:rsidRPr="00E10FC7">
              <w:rPr>
                <w:rStyle w:val="Hyperlink"/>
                <w:noProof/>
              </w:rPr>
              <w:t>Viết chương trình so sánh hiệu suất giữa List và HashSet</w:t>
            </w:r>
            <w:r>
              <w:rPr>
                <w:noProof/>
                <w:webHidden/>
              </w:rPr>
              <w:tab/>
            </w:r>
            <w:r>
              <w:rPr>
                <w:noProof/>
                <w:webHidden/>
              </w:rPr>
              <w:fldChar w:fldCharType="begin"/>
            </w:r>
            <w:r>
              <w:rPr>
                <w:noProof/>
                <w:webHidden/>
              </w:rPr>
              <w:instrText xml:space="preserve"> PAGEREF _Toc135847862 \h </w:instrText>
            </w:r>
            <w:r>
              <w:rPr>
                <w:noProof/>
                <w:webHidden/>
              </w:rPr>
            </w:r>
          </w:ins>
          <w:r>
            <w:rPr>
              <w:noProof/>
              <w:webHidden/>
            </w:rPr>
            <w:fldChar w:fldCharType="separate"/>
          </w:r>
          <w:ins w:id="32" w:author="Yun G" w:date="2023-05-24T19:10:00Z">
            <w:r>
              <w:rPr>
                <w:noProof/>
                <w:webHidden/>
              </w:rPr>
              <w:t>13</w:t>
            </w:r>
            <w:r>
              <w:rPr>
                <w:noProof/>
                <w:webHidden/>
              </w:rPr>
              <w:fldChar w:fldCharType="end"/>
            </w:r>
            <w:r w:rsidRPr="00E10FC7">
              <w:rPr>
                <w:rStyle w:val="Hyperlink"/>
                <w:noProof/>
              </w:rPr>
              <w:fldChar w:fldCharType="end"/>
            </w:r>
          </w:ins>
        </w:p>
        <w:p w14:paraId="0C4FC9EB" w14:textId="7BB248DD" w:rsidR="00E4061E" w:rsidDel="00C36A37" w:rsidRDefault="00E4061E">
          <w:pPr>
            <w:pStyle w:val="TOC1"/>
            <w:rPr>
              <w:del w:id="33" w:author="Yun G" w:date="2023-05-24T19:10:00Z"/>
              <w:rFonts w:asciiTheme="minorHAnsi" w:eastAsiaTheme="minorEastAsia" w:hAnsiTheme="minorHAnsi"/>
              <w:noProof/>
              <w:lang w:val="en-GB" w:eastAsia="en-GB"/>
            </w:rPr>
          </w:pPr>
          <w:del w:id="34" w:author="Yun G" w:date="2023-05-24T19:10:00Z">
            <w:r w:rsidRPr="00C36A37" w:rsidDel="00C36A37">
              <w:rPr>
                <w:rStyle w:val="Hyperlink"/>
                <w:noProof/>
                <w:rPrChange w:id="35" w:author="Yun G" w:date="2023-05-24T19:10:00Z">
                  <w:rPr>
                    <w:rStyle w:val="Hyperlink"/>
                    <w:noProof/>
                  </w:rPr>
                </w:rPrChange>
              </w:rPr>
              <w:delText>Tạo Bảng menu Switch case và UI</w:delText>
            </w:r>
            <w:r w:rsidDel="00C36A37">
              <w:rPr>
                <w:noProof/>
                <w:webHidden/>
              </w:rPr>
              <w:tab/>
              <w:delText>3</w:delText>
            </w:r>
          </w:del>
        </w:p>
        <w:p w14:paraId="6C01EAF9" w14:textId="47D97D4D" w:rsidR="00E4061E" w:rsidDel="00C36A37" w:rsidRDefault="00E4061E">
          <w:pPr>
            <w:pStyle w:val="TOC2"/>
            <w:tabs>
              <w:tab w:val="right" w:leader="dot" w:pos="8873"/>
            </w:tabs>
            <w:rPr>
              <w:del w:id="36" w:author="Yun G" w:date="2023-05-24T19:10:00Z"/>
              <w:rFonts w:asciiTheme="minorHAnsi" w:eastAsiaTheme="minorEastAsia" w:hAnsiTheme="minorHAnsi"/>
              <w:noProof/>
              <w:sz w:val="22"/>
              <w:lang w:val="en-GB" w:eastAsia="en-GB"/>
            </w:rPr>
          </w:pPr>
          <w:del w:id="37" w:author="Yun G" w:date="2023-05-24T19:10:00Z">
            <w:r w:rsidRPr="00C36A37" w:rsidDel="00C36A37">
              <w:rPr>
                <w:rStyle w:val="Hyperlink"/>
                <w:noProof/>
                <w:rPrChange w:id="38" w:author="Yun G" w:date="2023-05-24T19:10:00Z">
                  <w:rPr>
                    <w:rStyle w:val="Hyperlink"/>
                    <w:noProof/>
                  </w:rPr>
                </w:rPrChange>
              </w:rPr>
              <w:delText>Phần Program.cs</w:delText>
            </w:r>
            <w:r w:rsidDel="00C36A37">
              <w:rPr>
                <w:noProof/>
                <w:webHidden/>
              </w:rPr>
              <w:tab/>
              <w:delText>3</w:delText>
            </w:r>
          </w:del>
        </w:p>
        <w:p w14:paraId="20A051EA" w14:textId="271FEB23" w:rsidR="00E4061E" w:rsidDel="00C36A37" w:rsidRDefault="00E4061E">
          <w:pPr>
            <w:pStyle w:val="TOC1"/>
            <w:rPr>
              <w:del w:id="39" w:author="Yun G" w:date="2023-05-24T19:10:00Z"/>
              <w:rFonts w:asciiTheme="minorHAnsi" w:eastAsiaTheme="minorEastAsia" w:hAnsiTheme="minorHAnsi"/>
              <w:noProof/>
              <w:lang w:val="en-GB" w:eastAsia="en-GB"/>
            </w:rPr>
          </w:pPr>
          <w:del w:id="40" w:author="Yun G" w:date="2023-05-24T19:10:00Z">
            <w:r w:rsidRPr="00C36A37" w:rsidDel="00C36A37">
              <w:rPr>
                <w:rStyle w:val="Hyperlink"/>
                <w:noProof/>
                <w:lang w:val="vi-VN"/>
                <w:rPrChange w:id="41" w:author="Yun G" w:date="2023-05-24T19:10:00Z">
                  <w:rPr>
                    <w:rStyle w:val="Hyperlink"/>
                    <w:noProof/>
                    <w:lang w:val="vi-VN"/>
                  </w:rPr>
                </w:rPrChange>
              </w:rPr>
              <w:delText>Câu 1:</w:delText>
            </w:r>
            <w:r w:rsidDel="00C36A37">
              <w:rPr>
                <w:noProof/>
                <w:webHidden/>
              </w:rPr>
              <w:tab/>
              <w:delText>3</w:delText>
            </w:r>
          </w:del>
        </w:p>
        <w:p w14:paraId="4173306F" w14:textId="71F3F012" w:rsidR="00E4061E" w:rsidDel="00C36A37" w:rsidRDefault="00E4061E">
          <w:pPr>
            <w:pStyle w:val="TOC1"/>
            <w:rPr>
              <w:del w:id="42" w:author="Yun G" w:date="2023-05-24T19:10:00Z"/>
              <w:rFonts w:asciiTheme="minorHAnsi" w:eastAsiaTheme="minorEastAsia" w:hAnsiTheme="minorHAnsi"/>
              <w:noProof/>
              <w:lang w:val="en-GB" w:eastAsia="en-GB"/>
            </w:rPr>
          </w:pPr>
          <w:del w:id="43" w:author="Yun G" w:date="2023-05-24T19:10:00Z">
            <w:r w:rsidRPr="00C36A37" w:rsidDel="00C36A37">
              <w:rPr>
                <w:rStyle w:val="Hyperlink"/>
                <w:noProof/>
                <w:rPrChange w:id="44" w:author="Yun G" w:date="2023-05-24T19:10:00Z">
                  <w:rPr>
                    <w:rStyle w:val="Hyperlink"/>
                    <w:noProof/>
                  </w:rPr>
                </w:rPrChange>
              </w:rPr>
              <w:delText>Bài 1 (2 điểm) Sử dụng static class khai báo lớp “MyCollege” gồm 2 static field là “CollegeName” và “Address”. Khởi tạo thông tin cho các field thông qua static contructor và xuất các thông tin lên màn hình console.</w:delText>
            </w:r>
            <w:r w:rsidDel="00C36A37">
              <w:rPr>
                <w:noProof/>
                <w:webHidden/>
              </w:rPr>
              <w:tab/>
              <w:delText>3</w:delText>
            </w:r>
          </w:del>
        </w:p>
        <w:p w14:paraId="4BEA065A" w14:textId="7B15F587" w:rsidR="00027BF4" w:rsidRDefault="00027BF4">
          <w:r>
            <w:rPr>
              <w:b/>
              <w:bCs/>
              <w:noProof/>
            </w:rPr>
            <w:fldChar w:fldCharType="end"/>
          </w:r>
        </w:p>
      </w:sdtContent>
    </w:sdt>
    <w:p w14:paraId="6A3D017D" w14:textId="5CC7E854" w:rsidR="0064530F" w:rsidRDefault="00CE6159" w:rsidP="00CE6159">
      <w:pPr>
        <w:tabs>
          <w:tab w:val="left" w:pos="6252"/>
        </w:tabs>
        <w:spacing w:before="240"/>
        <w:jc w:val="both"/>
        <w:rPr>
          <w:rFonts w:cs="Times New Roman"/>
          <w:sz w:val="26"/>
          <w:szCs w:val="26"/>
        </w:rPr>
      </w:pPr>
      <w:r>
        <w:rPr>
          <w:rFonts w:cs="Times New Roman"/>
          <w:sz w:val="26"/>
          <w:szCs w:val="26"/>
        </w:rPr>
        <w:tab/>
      </w:r>
    </w:p>
    <w:p w14:paraId="016A278A" w14:textId="77777777" w:rsidR="00027BF4" w:rsidRDefault="00027BF4">
      <w:pPr>
        <w:spacing w:before="240"/>
        <w:jc w:val="both"/>
        <w:rPr>
          <w:rFonts w:cs="Times New Roman"/>
          <w:sz w:val="26"/>
          <w:szCs w:val="26"/>
        </w:rPr>
      </w:pPr>
    </w:p>
    <w:p w14:paraId="0212B4AD" w14:textId="77B1F753" w:rsidR="00027BF4" w:rsidRPr="004618FE" w:rsidRDefault="00027BF4">
      <w:pPr>
        <w:spacing w:before="240"/>
        <w:jc w:val="both"/>
        <w:rPr>
          <w:rFonts w:cs="Times New Roman"/>
          <w:sz w:val="26"/>
          <w:szCs w:val="26"/>
        </w:rPr>
        <w:sectPr w:rsidR="00027BF4" w:rsidRPr="004618FE">
          <w:headerReference w:type="default" r:id="rId13"/>
          <w:footerReference w:type="first" r:id="rId14"/>
          <w:pgSz w:w="11907" w:h="16839"/>
          <w:pgMar w:top="1152" w:right="1152" w:bottom="1152" w:left="1152" w:header="576" w:footer="576" w:gutter="720"/>
          <w:cols w:space="720"/>
          <w:titlePg/>
          <w:docGrid w:linePitch="381"/>
        </w:sectPr>
      </w:pPr>
    </w:p>
    <w:p w14:paraId="728FB25F" w14:textId="28EDA2CF" w:rsidR="00E4061E" w:rsidRDefault="00E4061E" w:rsidP="00A13F8E">
      <w:pPr>
        <w:pStyle w:val="Heading1"/>
        <w:ind w:left="-990"/>
        <w:rPr>
          <w:color w:val="FF0000"/>
        </w:rPr>
      </w:pPr>
      <w:bookmarkStart w:id="45" w:name="_Toc123978403"/>
      <w:bookmarkStart w:id="46" w:name="_Toc135847852"/>
      <w:r>
        <w:rPr>
          <w:color w:val="FF0000"/>
        </w:rPr>
        <w:lastRenderedPageBreak/>
        <w:t>Tạo Bảng menu Switch case và UI</w:t>
      </w:r>
      <w:bookmarkEnd w:id="46"/>
    </w:p>
    <w:p w14:paraId="306D01FA" w14:textId="77777777" w:rsidR="00E4061E" w:rsidRPr="00E4061E" w:rsidRDefault="00E4061E" w:rsidP="00E4061E">
      <w:pPr>
        <w:pStyle w:val="Heading2"/>
        <w:rPr>
          <w:b w:val="0"/>
          <w:bCs w:val="0"/>
          <w:noProof/>
          <w:color w:val="00B050"/>
          <w:szCs w:val="28"/>
        </w:rPr>
      </w:pPr>
      <w:bookmarkStart w:id="47" w:name="_Toc135847853"/>
      <w:r w:rsidRPr="00E4061E">
        <w:rPr>
          <w:noProof/>
          <w:color w:val="00B050"/>
          <w:szCs w:val="28"/>
        </w:rPr>
        <w:t>Phần Program.cs</w:t>
      </w:r>
      <w:bookmarkEnd w:id="47"/>
    </w:p>
    <w:p w14:paraId="60F1B42D" w14:textId="334D43F0" w:rsidR="00E4061E" w:rsidRPr="00783BAF" w:rsidRDefault="00E4061E" w:rsidP="00E4061E">
      <w:pPr>
        <w:spacing w:before="240"/>
        <w:jc w:val="both"/>
        <w:rPr>
          <w:noProof/>
          <w:sz w:val="26"/>
          <w:szCs w:val="26"/>
        </w:rPr>
      </w:pPr>
      <w:r w:rsidRPr="00783BAF">
        <w:rPr>
          <w:noProof/>
          <w:sz w:val="26"/>
          <w:szCs w:val="26"/>
        </w:rPr>
        <w:t>-</w:t>
      </w:r>
      <w:r>
        <w:rPr>
          <w:noProof/>
          <w:sz w:val="26"/>
          <w:szCs w:val="26"/>
        </w:rPr>
        <w:t xml:space="preserve"> Bước 1: Khai báo biến </w:t>
      </w:r>
      <w:r>
        <w:rPr>
          <w:rFonts w:ascii="Cascadia Mono" w:hAnsi="Cascadia Mono" w:cs="Cascadia Mono"/>
          <w:color w:val="000000"/>
          <w:sz w:val="19"/>
          <w:szCs w:val="19"/>
        </w:rPr>
        <w:t xml:space="preserve">Choice </w:t>
      </w:r>
      <w:r>
        <w:rPr>
          <w:noProof/>
          <w:sz w:val="26"/>
          <w:szCs w:val="26"/>
        </w:rPr>
        <w:t xml:space="preserve">với kiểu dữ liệu int.  Dùng try catch để hạn chế crash bắt lỗi sinh ra, dùng switch case để xuất lần lượt các chức năng từ 1 </w:t>
      </w:r>
      <w:r w:rsidRPr="00972B3B">
        <w:rPr>
          <w:noProof/>
          <w:sz w:val="26"/>
          <w:szCs w:val="26"/>
        </w:rPr>
        <w:sym w:font="Wingdings" w:char="F0E0"/>
      </w:r>
      <w:r>
        <w:rPr>
          <w:noProof/>
          <w:sz w:val="26"/>
          <w:szCs w:val="26"/>
        </w:rPr>
        <w:t xml:space="preserve"> </w:t>
      </w:r>
      <w:r>
        <w:rPr>
          <w:noProof/>
          <w:sz w:val="26"/>
          <w:szCs w:val="26"/>
        </w:rPr>
        <w:t>5</w:t>
      </w:r>
      <w:r>
        <w:rPr>
          <w:noProof/>
          <w:sz w:val="26"/>
          <w:szCs w:val="26"/>
        </w:rPr>
        <w:t>, cuối cùng là thêm phần exit program và nhập lựa chọn.</w:t>
      </w:r>
    </w:p>
    <w:p w14:paraId="3F8BA0FD" w14:textId="0F7C42A1" w:rsidR="00E4061E" w:rsidRDefault="00E4061E" w:rsidP="00E4061E">
      <w:pPr>
        <w:tabs>
          <w:tab w:val="left" w:pos="1860"/>
        </w:tabs>
        <w:ind w:left="-1530"/>
      </w:pPr>
      <w:r w:rsidRPr="00E4061E">
        <w:drawing>
          <wp:inline distT="0" distB="0" distL="0" distR="0" wp14:anchorId="08358023" wp14:editId="68FEF2EC">
            <wp:extent cx="7046402" cy="3246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1386" cy="3249052"/>
                    </a:xfrm>
                    <a:prstGeom prst="rect">
                      <a:avLst/>
                    </a:prstGeom>
                  </pic:spPr>
                </pic:pic>
              </a:graphicData>
            </a:graphic>
          </wp:inline>
        </w:drawing>
      </w:r>
    </w:p>
    <w:p w14:paraId="2D14D8E8" w14:textId="36340F3A" w:rsidR="00E4061E" w:rsidRDefault="00E4061E" w:rsidP="00E4061E">
      <w:pPr>
        <w:tabs>
          <w:tab w:val="left" w:pos="1860"/>
        </w:tabs>
        <w:ind w:left="-1530"/>
      </w:pPr>
      <w:r w:rsidRPr="00E4061E">
        <w:drawing>
          <wp:inline distT="0" distB="0" distL="0" distR="0" wp14:anchorId="54C1847F" wp14:editId="46DA2667">
            <wp:extent cx="5814060" cy="4078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4003" cy="4085260"/>
                    </a:xfrm>
                    <a:prstGeom prst="rect">
                      <a:avLst/>
                    </a:prstGeom>
                  </pic:spPr>
                </pic:pic>
              </a:graphicData>
            </a:graphic>
          </wp:inline>
        </w:drawing>
      </w:r>
    </w:p>
    <w:p w14:paraId="4CB176B5" w14:textId="4F23CC81" w:rsidR="00D26351" w:rsidRPr="00D26351" w:rsidRDefault="00E4061E" w:rsidP="00E4061E">
      <w:r>
        <w:lastRenderedPageBreak/>
        <w:t xml:space="preserve">- Bước 2: Dùng switch case gọi và xuất ra từng chức năng. </w:t>
      </w:r>
    </w:p>
    <w:p w14:paraId="0638F107" w14:textId="77777777" w:rsidR="00E4061E" w:rsidRPr="00E4061E" w:rsidRDefault="00E4061E" w:rsidP="00E4061E">
      <w:pPr>
        <w:tabs>
          <w:tab w:val="left" w:pos="1860"/>
        </w:tabs>
        <w:ind w:left="-1530"/>
      </w:pPr>
    </w:p>
    <w:p w14:paraId="00D6D367" w14:textId="47933B22" w:rsidR="00D26351" w:rsidRDefault="00D26351" w:rsidP="00A13F8E">
      <w:pPr>
        <w:pStyle w:val="Heading1"/>
        <w:ind w:left="-990"/>
        <w:rPr>
          <w:color w:val="FF0000"/>
        </w:rPr>
      </w:pPr>
      <w:bookmarkStart w:id="48" w:name="_Toc135847854"/>
      <w:r>
        <w:rPr>
          <w:color w:val="FF0000"/>
        </w:rPr>
        <w:t>Phần Context.cs</w:t>
      </w:r>
      <w:bookmarkEnd w:id="48"/>
    </w:p>
    <w:p w14:paraId="5E4E34DE" w14:textId="77777777" w:rsidR="00D26351" w:rsidRPr="00724061" w:rsidRDefault="00D26351" w:rsidP="00D26351">
      <w:pPr>
        <w:rPr>
          <w:b/>
          <w:bCs/>
        </w:rPr>
      </w:pPr>
      <w:r w:rsidRPr="00724061">
        <w:rPr>
          <w:b/>
          <w:bCs/>
        </w:rPr>
        <w:t>Giải thích về hàm context.CenterWrite(17)</w:t>
      </w:r>
    </w:p>
    <w:p w14:paraId="794F1597" w14:textId="77777777" w:rsidR="00D26351" w:rsidRDefault="00D26351" w:rsidP="00D2635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Đây là một phương thức tĩnh CenterWrite được định nghĩa trong lớp Context, có tham số là một số nguyên x. Mục đích của phương thức là di chuyển con trỏ console đến trung tâm của cửa sổ console, dựa trên chiều rộng của cửa sổ và giá trị của x. </w:t>
      </w:r>
    </w:p>
    <w:p w14:paraId="69FC461A" w14:textId="77777777" w:rsidR="00D26351" w:rsidRDefault="00D26351" w:rsidP="00D2635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Mục đích khi dùng là canh giữa văn bản sau nó. Giá trị 17 được truyền vào như tham số x, có thể tương ứng với độ dài của văn bản sẽ được hiển thị.</w:t>
      </w:r>
    </w:p>
    <w:p w14:paraId="0E1A4437" w14:textId="77777777" w:rsidR="00D26351" w:rsidRDefault="00D26351" w:rsidP="00D26351">
      <w:r w:rsidRPr="000A04EF">
        <w:rPr>
          <w:noProof/>
        </w:rPr>
        <w:drawing>
          <wp:inline distT="0" distB="0" distL="0" distR="0" wp14:anchorId="17256558" wp14:editId="10AD9CB1">
            <wp:extent cx="5640705" cy="835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835025"/>
                    </a:xfrm>
                    <a:prstGeom prst="rect">
                      <a:avLst/>
                    </a:prstGeom>
                  </pic:spPr>
                </pic:pic>
              </a:graphicData>
            </a:graphic>
          </wp:inline>
        </w:drawing>
      </w:r>
    </w:p>
    <w:p w14:paraId="20B7B39F" w14:textId="77777777" w:rsidR="00D26351" w:rsidRDefault="00D26351" w:rsidP="00D26351">
      <w:pPr>
        <w:rPr>
          <w:b/>
          <w:bCs/>
          <w:color w:val="000000"/>
          <w:szCs w:val="28"/>
          <w:lang w:val="en-GB"/>
        </w:rPr>
      </w:pPr>
      <w:r w:rsidRPr="00724061">
        <w:rPr>
          <w:b/>
          <w:bCs/>
          <w:szCs w:val="28"/>
        </w:rPr>
        <w:t>Giải thích về context.</w:t>
      </w:r>
      <w:r w:rsidRPr="00724061">
        <w:rPr>
          <w:b/>
          <w:bCs/>
          <w:color w:val="000000"/>
          <w:szCs w:val="28"/>
          <w:lang w:val="en-GB"/>
        </w:rPr>
        <w:t xml:space="preserve"> Notification1</w:t>
      </w:r>
      <w:r>
        <w:rPr>
          <w:b/>
          <w:bCs/>
          <w:color w:val="000000"/>
          <w:szCs w:val="28"/>
          <w:lang w:val="en-GB"/>
        </w:rPr>
        <w:t>( )</w:t>
      </w:r>
    </w:p>
    <w:p w14:paraId="679F73A2" w14:textId="77777777" w:rsidR="00D26351" w:rsidRDefault="00D26351" w:rsidP="00D26351">
      <w:pPr>
        <w:spacing w:after="0" w:line="240" w:lineRule="auto"/>
        <w:ind w:left="-270"/>
        <w:rPr>
          <w:rFonts w:cs="Times New Roman"/>
          <w:spacing w:val="3"/>
          <w:szCs w:val="28"/>
          <w:shd w:val="clear" w:color="auto" w:fill="FFFFFF"/>
        </w:rPr>
      </w:pPr>
      <w:r w:rsidRPr="00D26351">
        <w:rPr>
          <w:rFonts w:cs="Times New Roman"/>
          <w:spacing w:val="3"/>
          <w:szCs w:val="28"/>
          <w:shd w:val="clear" w:color="auto" w:fill="FFFFFF"/>
        </w:rPr>
        <w:t>Mục đích của phương thức là hiển thị một thông báo trên console yêu cầu người dùng ấn bất kì phím nào để tiếp tục.</w:t>
      </w:r>
      <w:r w:rsidRPr="00D26351">
        <w:rPr>
          <w:rFonts w:cs="Times New Roman"/>
          <w:noProof/>
          <w:sz w:val="36"/>
          <w:szCs w:val="28"/>
        </w:rPr>
        <w:t xml:space="preserve"> </w:t>
      </w:r>
      <w:r w:rsidRPr="00D26351">
        <w:rPr>
          <w:rFonts w:cs="Times New Roman"/>
          <w:noProof/>
        </w:rPr>
        <w:t xml:space="preserve">Ở đây có thêm hàm </w:t>
      </w:r>
      <w:r w:rsidRPr="00D26351">
        <w:rPr>
          <w:rFonts w:cs="Times New Roman"/>
          <w:spacing w:val="3"/>
          <w:szCs w:val="28"/>
          <w:shd w:val="clear" w:color="auto" w:fill="FFFFFF"/>
        </w:rPr>
        <w:t>Console.SetCursorPosition để di chuyển con trỏ console đến vị trí trung tâm của cửa sổ console</w:t>
      </w:r>
    </w:p>
    <w:p w14:paraId="5BC13FDE" w14:textId="77777777" w:rsidR="00D26351" w:rsidRDefault="00D26351" w:rsidP="00D26351">
      <w:pPr>
        <w:spacing w:after="0" w:line="240" w:lineRule="auto"/>
        <w:ind w:left="-270"/>
        <w:rPr>
          <w:rFonts w:cs="Times New Roman"/>
          <w:spacing w:val="3"/>
          <w:szCs w:val="28"/>
          <w:shd w:val="clear" w:color="auto" w:fill="FFFFFF"/>
        </w:rPr>
      </w:pPr>
    </w:p>
    <w:p w14:paraId="427292BC" w14:textId="6B23E97D" w:rsidR="00D26351" w:rsidRDefault="00D26351" w:rsidP="00D26351">
      <w:pPr>
        <w:spacing w:after="0" w:line="240" w:lineRule="auto"/>
        <w:ind w:left="-1350"/>
        <w:rPr>
          <w:rFonts w:cs="Times New Roman"/>
          <w:spacing w:val="3"/>
          <w:szCs w:val="28"/>
          <w:shd w:val="clear" w:color="auto" w:fill="FFFFFF"/>
        </w:rPr>
      </w:pPr>
      <w:r w:rsidRPr="00D26351">
        <w:rPr>
          <w:rFonts w:cs="Times New Roman"/>
          <w:noProof/>
          <w:color w:val="081C36"/>
          <w:spacing w:val="3"/>
          <w:szCs w:val="28"/>
          <w:shd w:val="clear" w:color="auto" w:fill="FFFFFF"/>
        </w:rPr>
        <w:drawing>
          <wp:inline distT="0" distB="0" distL="0" distR="0" wp14:anchorId="6F60DCDC" wp14:editId="11BB06FC">
            <wp:extent cx="717169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14588" cy="1387470"/>
                    </a:xfrm>
                    <a:prstGeom prst="rect">
                      <a:avLst/>
                    </a:prstGeom>
                  </pic:spPr>
                </pic:pic>
              </a:graphicData>
            </a:graphic>
          </wp:inline>
        </w:drawing>
      </w:r>
    </w:p>
    <w:p w14:paraId="4FE5B6A0" w14:textId="77777777" w:rsidR="00D26351" w:rsidRPr="00D26351" w:rsidRDefault="00D26351" w:rsidP="00D26351">
      <w:pPr>
        <w:spacing w:after="0" w:line="240" w:lineRule="auto"/>
        <w:rPr>
          <w:rFonts w:cs="Times New Roman"/>
          <w:color w:val="081C36"/>
          <w:spacing w:val="3"/>
          <w:szCs w:val="28"/>
          <w:shd w:val="clear" w:color="auto" w:fill="FFFFFF"/>
        </w:rPr>
      </w:pPr>
    </w:p>
    <w:p w14:paraId="604FBE10" w14:textId="64251F2F" w:rsidR="00D26351" w:rsidRPr="00D26351" w:rsidRDefault="00D26351" w:rsidP="00D26351">
      <w:pPr>
        <w:spacing w:after="0" w:line="240" w:lineRule="auto"/>
        <w:ind w:left="-270"/>
        <w:rPr>
          <w:szCs w:val="28"/>
          <w:lang w:val="en-GB"/>
        </w:rPr>
      </w:pPr>
      <w:r w:rsidRPr="00D26351">
        <w:rPr>
          <w:spacing w:val="3"/>
          <w:szCs w:val="28"/>
          <w:shd w:val="clear" w:color="auto" w:fill="FFFFFF"/>
        </w:rPr>
        <w:t xml:space="preserve">(tương tự như vậy với 2 hàm </w:t>
      </w:r>
      <w:r w:rsidRPr="00D26351">
        <w:rPr>
          <w:szCs w:val="28"/>
          <w:lang w:val="en-GB"/>
        </w:rPr>
        <w:t>NotificationError và NotificationNoDataBase</w:t>
      </w:r>
    </w:p>
    <w:p w14:paraId="3DCD1535" w14:textId="77777777" w:rsidR="00D26351" w:rsidRDefault="00D26351" w:rsidP="00D26351">
      <w:pPr>
        <w:spacing w:after="0" w:line="240" w:lineRule="auto"/>
        <w:ind w:left="-1260"/>
        <w:rPr>
          <w:b/>
          <w:bCs/>
          <w:color w:val="081C36"/>
          <w:spacing w:val="3"/>
          <w:sz w:val="22"/>
          <w:shd w:val="clear" w:color="auto" w:fill="FFFFFF"/>
        </w:rPr>
      </w:pPr>
      <w:r w:rsidRPr="00724061">
        <w:rPr>
          <w:noProof/>
          <w:color w:val="081C36"/>
          <w:spacing w:val="3"/>
          <w:sz w:val="22"/>
          <w:shd w:val="clear" w:color="auto" w:fill="FFFFFF"/>
        </w:rPr>
        <w:drawing>
          <wp:inline distT="0" distB="0" distL="0" distR="0" wp14:anchorId="624AA834" wp14:editId="59C13543">
            <wp:extent cx="6813280" cy="1752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54" cy="1759539"/>
                    </a:xfrm>
                    <a:prstGeom prst="rect">
                      <a:avLst/>
                    </a:prstGeom>
                  </pic:spPr>
                </pic:pic>
              </a:graphicData>
            </a:graphic>
          </wp:inline>
        </w:drawing>
      </w:r>
    </w:p>
    <w:p w14:paraId="7FB376F4" w14:textId="77777777" w:rsidR="00D26351" w:rsidRPr="00724061" w:rsidRDefault="00D26351" w:rsidP="00D26351">
      <w:pPr>
        <w:spacing w:after="0" w:line="240" w:lineRule="auto"/>
        <w:rPr>
          <w:b/>
          <w:bCs/>
          <w:color w:val="081C36"/>
          <w:spacing w:val="3"/>
          <w:sz w:val="22"/>
          <w:shd w:val="clear" w:color="auto" w:fill="FFFFFF"/>
        </w:rPr>
      </w:pPr>
    </w:p>
    <w:p w14:paraId="10C29CBE" w14:textId="77777777" w:rsidR="00D26351" w:rsidRDefault="00D26351">
      <w:pPr>
        <w:spacing w:after="0" w:line="240" w:lineRule="auto"/>
        <w:rPr>
          <w:spacing w:val="3"/>
          <w:szCs w:val="28"/>
          <w:shd w:val="clear" w:color="auto" w:fill="FFFFFF"/>
        </w:rPr>
      </w:pPr>
      <w:r>
        <w:rPr>
          <w:spacing w:val="3"/>
          <w:szCs w:val="28"/>
          <w:shd w:val="clear" w:color="auto" w:fill="FFFFFF"/>
        </w:rPr>
        <w:br w:type="page"/>
      </w:r>
    </w:p>
    <w:p w14:paraId="22E773A4" w14:textId="7F2A31BA" w:rsidR="00D26351" w:rsidRPr="00D26351" w:rsidRDefault="00D26351" w:rsidP="00D26351">
      <w:pPr>
        <w:spacing w:after="0" w:line="240" w:lineRule="auto"/>
        <w:rPr>
          <w:spacing w:val="3"/>
          <w:szCs w:val="28"/>
          <w:shd w:val="clear" w:color="auto" w:fill="FFFFFF"/>
        </w:rPr>
      </w:pPr>
      <w:r w:rsidRPr="00D26351">
        <w:rPr>
          <w:spacing w:val="3"/>
          <w:szCs w:val="28"/>
          <w:shd w:val="clear" w:color="auto" w:fill="FFFFFF"/>
        </w:rPr>
        <w:lastRenderedPageBreak/>
        <w:t>Tạo hàm context để làm UI cho cái menu</w:t>
      </w:r>
    </w:p>
    <w:p w14:paraId="244C1DF1" w14:textId="77777777" w:rsidR="00D26351" w:rsidRPr="00724061" w:rsidRDefault="00D26351" w:rsidP="00D26351">
      <w:pPr>
        <w:spacing w:after="0" w:line="240" w:lineRule="auto"/>
        <w:rPr>
          <w:sz w:val="22"/>
        </w:rPr>
      </w:pPr>
      <w:r w:rsidRPr="00724061">
        <w:rPr>
          <w:noProof/>
          <w:sz w:val="22"/>
        </w:rPr>
        <w:drawing>
          <wp:inline distT="0" distB="0" distL="0" distR="0" wp14:anchorId="28C82404" wp14:editId="49FFCB55">
            <wp:extent cx="6292101" cy="4213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8618" cy="4224922"/>
                    </a:xfrm>
                    <a:prstGeom prst="rect">
                      <a:avLst/>
                    </a:prstGeom>
                  </pic:spPr>
                </pic:pic>
              </a:graphicData>
            </a:graphic>
          </wp:inline>
        </w:drawing>
      </w:r>
      <w:r w:rsidRPr="00724061">
        <w:rPr>
          <w:noProof/>
          <w:sz w:val="22"/>
        </w:rPr>
        <w:t xml:space="preserve"> </w:t>
      </w:r>
      <w:r w:rsidRPr="00724061">
        <w:rPr>
          <w:noProof/>
          <w:sz w:val="22"/>
        </w:rPr>
        <w:drawing>
          <wp:inline distT="0" distB="0" distL="0" distR="0" wp14:anchorId="0EA5FDE0" wp14:editId="71BDA5E4">
            <wp:extent cx="6297646" cy="4267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1439" cy="4276546"/>
                    </a:xfrm>
                    <a:prstGeom prst="rect">
                      <a:avLst/>
                    </a:prstGeom>
                  </pic:spPr>
                </pic:pic>
              </a:graphicData>
            </a:graphic>
          </wp:inline>
        </w:drawing>
      </w:r>
    </w:p>
    <w:p w14:paraId="765060BD" w14:textId="77777777" w:rsidR="00D26351" w:rsidRPr="00D26351" w:rsidRDefault="00D26351" w:rsidP="00D26351"/>
    <w:p w14:paraId="6E62364C" w14:textId="2B694708" w:rsidR="0048190E" w:rsidRPr="002842DC" w:rsidRDefault="0048190E" w:rsidP="00A13F8E">
      <w:pPr>
        <w:pStyle w:val="Heading1"/>
        <w:ind w:left="-990"/>
        <w:rPr>
          <w:color w:val="FF0000"/>
          <w:lang w:val="vi-VN"/>
        </w:rPr>
      </w:pPr>
      <w:bookmarkStart w:id="49" w:name="_Toc135847855"/>
      <w:r w:rsidRPr="002842DC">
        <w:rPr>
          <w:color w:val="FF0000"/>
          <w:lang w:val="vi-VN"/>
        </w:rPr>
        <w:lastRenderedPageBreak/>
        <w:t>Câu 1:</w:t>
      </w:r>
      <w:bookmarkEnd w:id="49"/>
      <w:r w:rsidRPr="002842DC">
        <w:rPr>
          <w:color w:val="FF0000"/>
          <w:lang w:val="vi-VN"/>
        </w:rPr>
        <w:t xml:space="preserve"> </w:t>
      </w:r>
      <w:bookmarkEnd w:id="45"/>
    </w:p>
    <w:p w14:paraId="7288BCE2" w14:textId="438519A3" w:rsidR="0048190E" w:rsidRDefault="00E4061E" w:rsidP="00E4061E">
      <w:pPr>
        <w:pStyle w:val="Heading2"/>
        <w:rPr>
          <w:color w:val="00B050"/>
        </w:rPr>
      </w:pPr>
      <w:bookmarkStart w:id="50" w:name="_Toc135847856"/>
      <w:r w:rsidRPr="00E4061E">
        <w:rPr>
          <w:color w:val="00B050"/>
        </w:rPr>
        <w:t>Bài 1 (2 điểm) Sử dụng static class khai báo lớp “MyCollege” gồm 2 static field là “CollegeName” và “Address”. Khởi tạo thông tin cho các field thông qua static contructor và xuất các thông tin lên màn hình console</w:t>
      </w:r>
      <w:r w:rsidRPr="00E4061E">
        <w:rPr>
          <w:color w:val="00B050"/>
        </w:rPr>
        <w:t>.</w:t>
      </w:r>
      <w:bookmarkEnd w:id="50"/>
    </w:p>
    <w:p w14:paraId="2399F4C0" w14:textId="2B60AABC" w:rsidR="00E4061E" w:rsidRDefault="00E4061E" w:rsidP="00E4061E">
      <w:r>
        <w:t>Code:</w:t>
      </w:r>
    </w:p>
    <w:p w14:paraId="20159C17" w14:textId="6A2DEF68" w:rsidR="00D26351" w:rsidRDefault="00D26351" w:rsidP="00D26351">
      <w:pPr>
        <w:ind w:left="-1350"/>
      </w:pPr>
      <w:r w:rsidRPr="00D26351">
        <w:drawing>
          <wp:inline distT="0" distB="0" distL="0" distR="0" wp14:anchorId="5A4F2CBA" wp14:editId="75B2DF50">
            <wp:extent cx="7249795" cy="2781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59782" cy="2785131"/>
                    </a:xfrm>
                    <a:prstGeom prst="rect">
                      <a:avLst/>
                    </a:prstGeom>
                  </pic:spPr>
                </pic:pic>
              </a:graphicData>
            </a:graphic>
          </wp:inline>
        </w:drawing>
      </w:r>
    </w:p>
    <w:p w14:paraId="314F1C4B" w14:textId="2EE9A867" w:rsidR="00D26351" w:rsidRPr="00D26351" w:rsidRDefault="00D26351" w:rsidP="00D26351">
      <w:pPr>
        <w:shd w:val="clear" w:color="auto" w:fill="FFFFFF"/>
        <w:spacing w:after="0" w:line="240" w:lineRule="auto"/>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khai báo một lớp có tên là "</w:t>
      </w:r>
      <w:r w:rsidRPr="00D26351">
        <w:rPr>
          <w:rFonts w:ascii="Segoe UI" w:eastAsia="Times New Roman" w:hAnsi="Segoe UI" w:cs="Segoe UI"/>
          <w:b/>
          <w:bCs/>
          <w:color w:val="081C36"/>
          <w:spacing w:val="3"/>
          <w:sz w:val="23"/>
          <w:szCs w:val="23"/>
          <w:lang w:val="en-GB" w:eastAsia="en-GB"/>
        </w:rPr>
        <w:t>MyCollege</w:t>
      </w:r>
      <w:r w:rsidRPr="00D26351">
        <w:rPr>
          <w:rFonts w:ascii="Segoe UI" w:eastAsia="Times New Roman" w:hAnsi="Segoe UI" w:cs="Segoe UI"/>
          <w:color w:val="081C36"/>
          <w:spacing w:val="3"/>
          <w:sz w:val="23"/>
          <w:szCs w:val="23"/>
          <w:lang w:val="en-GB" w:eastAsia="en-GB"/>
        </w:rPr>
        <w:t>" trong namespace trên. Lớp này có thuộc tính tĩnh (static) là "CollegeName" và "Address" kiểu dữ liệu là chuỗi (string).</w:t>
      </w:r>
    </w:p>
    <w:p w14:paraId="42FD2D5B" w14:textId="6FC624E2" w:rsidR="00D26351" w:rsidRPr="00D26351" w:rsidRDefault="00D26351" w:rsidP="00D26351">
      <w:pPr>
        <w:shd w:val="clear" w:color="auto" w:fill="FFFFFF"/>
        <w:spacing w:after="0" w:line="240" w:lineRule="auto"/>
        <w:rPr>
          <w:rFonts w:ascii="Segoe UI" w:eastAsia="Times New Roman" w:hAnsi="Segoe UI" w:cs="Segoe UI"/>
          <w:color w:val="081C36"/>
          <w:spacing w:val="3"/>
          <w:sz w:val="23"/>
          <w:szCs w:val="23"/>
          <w:lang w:val="en-GB" w:eastAsia="en-GB"/>
        </w:rPr>
      </w:pPr>
    </w:p>
    <w:p w14:paraId="6B32B080" w14:textId="553EFA90" w:rsidR="00D26351" w:rsidRDefault="00D26351" w:rsidP="00500EEE">
      <w:pPr>
        <w:shd w:val="clear" w:color="auto" w:fill="FFFFFF"/>
        <w:spacing w:after="0" w:line="240" w:lineRule="auto"/>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 xml:space="preserve">Dòng code </w:t>
      </w:r>
      <w:r>
        <w:rPr>
          <w:rFonts w:ascii="Segoe UI" w:eastAsia="Times New Roman" w:hAnsi="Segoe UI" w:cs="Segoe UI"/>
          <w:color w:val="081C36"/>
          <w:spacing w:val="3"/>
          <w:sz w:val="23"/>
          <w:szCs w:val="23"/>
          <w:lang w:val="en-GB" w:eastAsia="en-GB"/>
        </w:rPr>
        <w:t xml:space="preserve">hàng 14 </w:t>
      </w:r>
      <w:r>
        <w:rPr>
          <w:rFonts w:ascii="Cascadia Mono" w:eastAsia="SimSun" w:hAnsi="Cascadia Mono" w:cs="Cascadia Mono"/>
          <w:color w:val="0000FF"/>
          <w:sz w:val="19"/>
          <w:szCs w:val="19"/>
          <w:lang w:val="en-GB"/>
        </w:rPr>
        <w:t>static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2B91AF"/>
          <w:sz w:val="19"/>
          <w:szCs w:val="19"/>
          <w:lang w:val="en-GB"/>
        </w:rPr>
        <w:t>MyCollege</w:t>
      </w:r>
      <w:r>
        <w:rPr>
          <w:rFonts w:ascii="Cascadia Mono" w:eastAsia="SimSun" w:hAnsi="Cascadia Mono" w:cs="Cascadia Mono"/>
          <w:color w:val="000000"/>
          <w:sz w:val="19"/>
          <w:szCs w:val="19"/>
          <w:lang w:val="en-GB"/>
        </w:rPr>
        <w:t>()</w:t>
      </w:r>
      <w:r w:rsidRPr="00D26351">
        <w:rPr>
          <w:rFonts w:ascii="Segoe UI" w:eastAsia="Times New Roman" w:hAnsi="Segoe UI" w:cs="Segoe UI"/>
          <w:color w:val="081C36"/>
          <w:spacing w:val="3"/>
          <w:sz w:val="23"/>
          <w:szCs w:val="23"/>
          <w:lang w:val="en-GB" w:eastAsia="en-GB"/>
        </w:rPr>
        <w:t xml:space="preserve"> bắt đầu một khối mã (block) constructor tĩnh (static constructor) cho lớp "MyCollege". Constructor tĩnh này được gọi khi lớp được khởi tạo và chỉ chạy một lần duy nhất. Trong constructor tĩnh này, giá trị của thuộc tính "CollegeName" được gán là "FPT Polytechnic HCM cs3" và giá trị của thuộc tính "Address" được gán là địa chỉ của FPT Polytechnic HCM cs3.</w:t>
      </w:r>
    </w:p>
    <w:p w14:paraId="69509F9F" w14:textId="55088428" w:rsidR="00D26351" w:rsidRDefault="00D26351" w:rsidP="00D26351">
      <w:pPr>
        <w:shd w:val="clear" w:color="auto" w:fill="FFFFFF"/>
        <w:spacing w:after="0" w:line="240" w:lineRule="auto"/>
        <w:rPr>
          <w:rFonts w:ascii="Segoe UI" w:eastAsia="Times New Roman" w:hAnsi="Segoe UI" w:cs="Segoe UI"/>
          <w:color w:val="081C36"/>
          <w:spacing w:val="3"/>
          <w:sz w:val="23"/>
          <w:szCs w:val="23"/>
          <w:lang w:val="en-GB" w:eastAsia="en-GB"/>
        </w:rPr>
      </w:pPr>
    </w:p>
    <w:p w14:paraId="42C2D3DD" w14:textId="60426A89" w:rsidR="00D26351" w:rsidRDefault="00D26351" w:rsidP="00D26351">
      <w:pPr>
        <w:shd w:val="clear" w:color="auto" w:fill="FFFFFF"/>
        <w:spacing w:after="0" w:line="240" w:lineRule="auto"/>
        <w:ind w:left="-1260"/>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drawing>
          <wp:inline distT="0" distB="0" distL="0" distR="0" wp14:anchorId="5A12DD1D" wp14:editId="21786BB6">
            <wp:extent cx="7082155" cy="18669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90330" cy="1869055"/>
                    </a:xfrm>
                    <a:prstGeom prst="rect">
                      <a:avLst/>
                    </a:prstGeom>
                  </pic:spPr>
                </pic:pic>
              </a:graphicData>
            </a:graphic>
          </wp:inline>
        </w:drawing>
      </w:r>
    </w:p>
    <w:p w14:paraId="3E6BEBFD" w14:textId="140C343E" w:rsidR="00D26351" w:rsidRDefault="00D26351" w:rsidP="00D26351">
      <w:pPr>
        <w:shd w:val="clear" w:color="auto" w:fill="FFFFFF"/>
        <w:spacing w:after="0" w:line="240" w:lineRule="auto"/>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Trong hàm main (method "Main") của lớp "Program", có một điều kiện (case 1) được kiểm tra. Nếu điều kiện này đúng, những dòng code trong khối lệnh điều kiện này sẽ được thực thi.</w:t>
      </w:r>
    </w:p>
    <w:p w14:paraId="333CF987" w14:textId="77777777" w:rsidR="00500EEE" w:rsidRPr="00D26351" w:rsidRDefault="00500EEE" w:rsidP="00D26351">
      <w:pPr>
        <w:shd w:val="clear" w:color="auto" w:fill="FFFFFF"/>
        <w:spacing w:after="0" w:line="240" w:lineRule="auto"/>
        <w:rPr>
          <w:rFonts w:ascii="Segoe UI" w:eastAsia="Times New Roman" w:hAnsi="Segoe UI" w:cs="Segoe UI"/>
          <w:color w:val="081C36"/>
          <w:spacing w:val="3"/>
          <w:sz w:val="23"/>
          <w:szCs w:val="23"/>
          <w:lang w:val="en-GB" w:eastAsia="en-GB"/>
        </w:rPr>
      </w:pPr>
    </w:p>
    <w:p w14:paraId="090939F6" w14:textId="69BA811C" w:rsidR="00D26351" w:rsidRPr="00D26351" w:rsidRDefault="00D26351" w:rsidP="00500EEE">
      <w:pPr>
        <w:shd w:val="clear" w:color="auto" w:fill="FFFFFF"/>
        <w:spacing w:after="0"/>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 xml:space="preserve">Dòng code </w:t>
      </w:r>
      <w:r>
        <w:rPr>
          <w:rFonts w:ascii="Segoe UI" w:eastAsia="Times New Roman" w:hAnsi="Segoe UI" w:cs="Segoe UI"/>
          <w:color w:val="081C36"/>
          <w:spacing w:val="3"/>
          <w:sz w:val="23"/>
          <w:szCs w:val="23"/>
          <w:lang w:val="en-GB" w:eastAsia="en-GB"/>
        </w:rPr>
        <w:t xml:space="preserve">hàng thứ 30: </w:t>
      </w:r>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"Bạn đã chọn Bài 1: MyCollege."</w:t>
      </w:r>
      <w:r>
        <w:rPr>
          <w:rFonts w:ascii="Cascadia Mono" w:eastAsia="SimSun" w:hAnsi="Cascadia Mono" w:cs="Cascadia Mono"/>
          <w:color w:val="000000"/>
          <w:sz w:val="19"/>
          <w:szCs w:val="19"/>
          <w:lang w:val="en-GB"/>
        </w:rPr>
        <w:t>)</w:t>
      </w:r>
      <w:r>
        <w:rPr>
          <w:rFonts w:ascii="Cascadia Mono" w:eastAsia="SimSun" w:hAnsi="Cascadia Mono" w:cs="Cascadia Mono"/>
          <w:color w:val="000000"/>
          <w:sz w:val="19"/>
          <w:szCs w:val="19"/>
          <w:lang w:val="en-GB"/>
        </w:rPr>
        <w:t>;</w:t>
      </w:r>
      <w:r w:rsidRPr="00D26351">
        <w:rPr>
          <w:rFonts w:ascii="Segoe UI" w:eastAsia="Times New Roman" w:hAnsi="Segoe UI" w:cs="Segoe UI"/>
          <w:color w:val="081C36"/>
          <w:spacing w:val="3"/>
          <w:sz w:val="23"/>
          <w:szCs w:val="23"/>
          <w:lang w:val="en-GB" w:eastAsia="en-GB"/>
        </w:rPr>
        <w:t xml:space="preserve"> in ra màn hình dòng thông báo "Bạn đã chọn Bài 1: MyCollege.".</w:t>
      </w:r>
    </w:p>
    <w:p w14:paraId="1267A6BB" w14:textId="10EF1E1D" w:rsidR="00825915" w:rsidRDefault="00D26351" w:rsidP="00500EEE">
      <w:pPr>
        <w:autoSpaceDE w:val="0"/>
        <w:autoSpaceDN w:val="0"/>
        <w:adjustRightInd w:val="0"/>
        <w:spacing w:after="0"/>
        <w:rPr>
          <w:rFonts w:ascii="Cascadia Mono" w:eastAsia="SimSun" w:hAnsi="Cascadia Mono" w:cs="Cascadia Mono"/>
          <w:color w:val="000000"/>
          <w:sz w:val="19"/>
          <w:szCs w:val="19"/>
          <w:lang w:val="en-GB"/>
        </w:rPr>
      </w:pPr>
      <w:r>
        <w:rPr>
          <w:rFonts w:ascii="Segoe UI" w:eastAsia="Times New Roman" w:hAnsi="Segoe UI" w:cs="Segoe UI"/>
          <w:color w:val="081C36"/>
          <w:spacing w:val="3"/>
          <w:sz w:val="23"/>
          <w:szCs w:val="23"/>
          <w:lang w:val="en-GB" w:eastAsia="en-GB"/>
        </w:rPr>
        <w:lastRenderedPageBreak/>
        <w:t xml:space="preserve">Tương tự dòng code </w:t>
      </w:r>
      <w:r w:rsidR="00825915">
        <w:rPr>
          <w:rFonts w:ascii="Segoe UI" w:eastAsia="Times New Roman" w:hAnsi="Segoe UI" w:cs="Segoe UI"/>
          <w:color w:val="081C36"/>
          <w:spacing w:val="3"/>
          <w:sz w:val="23"/>
          <w:szCs w:val="23"/>
          <w:lang w:val="en-GB" w:eastAsia="en-GB"/>
        </w:rPr>
        <w:t xml:space="preserve"> </w:t>
      </w:r>
      <w:r>
        <w:rPr>
          <w:rFonts w:ascii="Cascadia Mono" w:eastAsia="SimSun" w:hAnsi="Cascadia Mono" w:cs="Cascadia Mono"/>
          <w:color w:val="000000"/>
          <w:sz w:val="19"/>
          <w:szCs w:val="19"/>
          <w:lang w:val="en-GB"/>
        </w:rPr>
        <w:t>Console.WriteLine(MyCollege.CollegeName);</w:t>
      </w:r>
    </w:p>
    <w:p w14:paraId="63DF4621" w14:textId="079241B3" w:rsidR="00825915" w:rsidRDefault="00825915" w:rsidP="00500EEE">
      <w:pPr>
        <w:shd w:val="clear" w:color="auto" w:fill="FFFFFF"/>
        <w:spacing w:after="0"/>
        <w:ind w:left="1440" w:firstLine="720"/>
        <w:rPr>
          <w:rFonts w:ascii="Segoe UI" w:eastAsia="Times New Roman" w:hAnsi="Segoe UI" w:cs="Segoe UI"/>
          <w:color w:val="081C36"/>
          <w:spacing w:val="3"/>
          <w:sz w:val="23"/>
          <w:szCs w:val="23"/>
          <w:lang w:val="en-GB" w:eastAsia="en-GB"/>
        </w:rPr>
      </w:pPr>
      <w:r>
        <w:rPr>
          <w:rFonts w:ascii="Cascadia Mono" w:eastAsia="SimSun" w:hAnsi="Cascadia Mono" w:cs="Cascadia Mono"/>
          <w:color w:val="000000"/>
          <w:sz w:val="19"/>
          <w:szCs w:val="19"/>
          <w:lang w:val="en-GB"/>
        </w:rPr>
        <w:t xml:space="preserve"> </w:t>
      </w:r>
      <w:r w:rsidR="00D26351">
        <w:rPr>
          <w:rFonts w:ascii="Cascadia Mono" w:eastAsia="SimSun" w:hAnsi="Cascadia Mono" w:cs="Cascadia Mono"/>
          <w:color w:val="000000"/>
          <w:sz w:val="19"/>
          <w:szCs w:val="19"/>
          <w:lang w:val="en-GB"/>
        </w:rPr>
        <w:t>Console.WriteLine(MyCollege.Address);</w:t>
      </w:r>
      <w:r w:rsidR="00D26351" w:rsidRPr="00D26351">
        <w:rPr>
          <w:rFonts w:ascii="Segoe UI" w:eastAsia="Times New Roman" w:hAnsi="Segoe UI" w:cs="Segoe UI"/>
          <w:color w:val="081C36"/>
          <w:spacing w:val="3"/>
          <w:sz w:val="23"/>
          <w:szCs w:val="23"/>
          <w:lang w:val="en-GB" w:eastAsia="en-GB"/>
        </w:rPr>
        <w:t xml:space="preserve"> </w:t>
      </w:r>
    </w:p>
    <w:p w14:paraId="53B8E0EE" w14:textId="4FEDE849" w:rsidR="00D26351" w:rsidRPr="00D26351" w:rsidRDefault="00D26351" w:rsidP="00500EEE">
      <w:pPr>
        <w:shd w:val="clear" w:color="auto" w:fill="FFFFFF"/>
        <w:spacing w:after="0"/>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in ra màn hình giá trị của thuộc tính "CollegeName" của lớp "MyCollege".</w:t>
      </w:r>
      <w:r w:rsidR="00825915">
        <w:rPr>
          <w:rFonts w:ascii="Segoe UI" w:eastAsia="Times New Roman" w:hAnsi="Segoe UI" w:cs="Segoe UI"/>
          <w:color w:val="081C36"/>
          <w:spacing w:val="3"/>
          <w:sz w:val="23"/>
          <w:szCs w:val="23"/>
          <w:lang w:val="en-GB" w:eastAsia="en-GB"/>
        </w:rPr>
        <w:t xml:space="preserve"> Và</w:t>
      </w:r>
      <w:r w:rsidRPr="00D26351">
        <w:rPr>
          <w:rFonts w:ascii="Segoe UI" w:eastAsia="Times New Roman" w:hAnsi="Segoe UI" w:cs="Segoe UI"/>
          <w:color w:val="081C36"/>
          <w:spacing w:val="3"/>
          <w:sz w:val="23"/>
          <w:szCs w:val="23"/>
          <w:lang w:val="en-GB" w:eastAsia="en-GB"/>
        </w:rPr>
        <w:t xml:space="preserve"> in ra màn hình giá trị của thuộc tính "Address" của lớp "MyCollege".</w:t>
      </w:r>
    </w:p>
    <w:p w14:paraId="089EB23C" w14:textId="74F51B7F" w:rsidR="00D26351" w:rsidRPr="00D26351" w:rsidRDefault="00D26351" w:rsidP="00500EEE">
      <w:pPr>
        <w:shd w:val="clear" w:color="auto" w:fill="FFFFFF"/>
        <w:spacing w:after="0"/>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 xml:space="preserve">Dòng code </w:t>
      </w:r>
      <w:r w:rsidR="00825915">
        <w:rPr>
          <w:rFonts w:ascii="Cascadia Mono" w:eastAsia="SimSun" w:hAnsi="Cascadia Mono" w:cs="Cascadia Mono"/>
          <w:color w:val="000000"/>
          <w:sz w:val="19"/>
          <w:szCs w:val="19"/>
          <w:lang w:val="en-GB"/>
        </w:rPr>
        <w:t>Console.ReadLine();</w:t>
      </w:r>
      <w:r w:rsidRPr="00D26351">
        <w:rPr>
          <w:rFonts w:ascii="Segoe UI" w:eastAsia="Times New Roman" w:hAnsi="Segoe UI" w:cs="Segoe UI"/>
          <w:color w:val="081C36"/>
          <w:spacing w:val="3"/>
          <w:sz w:val="23"/>
          <w:szCs w:val="23"/>
          <w:lang w:val="en-GB" w:eastAsia="en-GB"/>
        </w:rPr>
        <w:t>chờ người dùng nhấn phím để tiếp tục (đọc một dòng nhập từ bàn phím).</w:t>
      </w:r>
    </w:p>
    <w:p w14:paraId="671154CA" w14:textId="668F10DB" w:rsidR="00D26351" w:rsidRPr="00D26351" w:rsidRDefault="00D26351" w:rsidP="00500EEE">
      <w:pPr>
        <w:shd w:val="clear" w:color="auto" w:fill="FFFFFF"/>
        <w:spacing w:after="0"/>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 xml:space="preserve">Dòng code </w:t>
      </w:r>
      <w:r w:rsidR="00825915">
        <w:rPr>
          <w:rFonts w:ascii="Cascadia Mono" w:eastAsia="SimSun" w:hAnsi="Cascadia Mono" w:cs="Cascadia Mono"/>
          <w:color w:val="000000"/>
          <w:sz w:val="19"/>
          <w:szCs w:val="19"/>
          <w:lang w:val="en-GB"/>
        </w:rPr>
        <w:t>Console.Clear();</w:t>
      </w:r>
      <w:r w:rsidR="00825915">
        <w:rPr>
          <w:rFonts w:ascii="Cascadia Mono" w:eastAsia="SimSun" w:hAnsi="Cascadia Mono" w:cs="Cascadia Mono"/>
          <w:color w:val="000000"/>
          <w:sz w:val="19"/>
          <w:szCs w:val="19"/>
          <w:lang w:val="en-GB"/>
        </w:rPr>
        <w:t xml:space="preserve"> </w:t>
      </w:r>
      <w:r w:rsidRPr="00D26351">
        <w:rPr>
          <w:rFonts w:ascii="Segoe UI" w:eastAsia="Times New Roman" w:hAnsi="Segoe UI" w:cs="Segoe UI"/>
          <w:color w:val="081C36"/>
          <w:spacing w:val="3"/>
          <w:sz w:val="23"/>
          <w:szCs w:val="23"/>
          <w:lang w:val="en-GB" w:eastAsia="en-GB"/>
        </w:rPr>
        <w:t>xóa màn hình console (clear console).</w:t>
      </w:r>
    </w:p>
    <w:p w14:paraId="1EEEACF7" w14:textId="09BEA4C8" w:rsidR="00D26351" w:rsidRPr="00D26351" w:rsidRDefault="00D26351" w:rsidP="00500EEE">
      <w:pPr>
        <w:shd w:val="clear" w:color="auto" w:fill="FFFFFF"/>
        <w:spacing w:after="0"/>
        <w:rPr>
          <w:rFonts w:ascii="Segoe UI" w:eastAsia="Times New Roman" w:hAnsi="Segoe UI" w:cs="Segoe UI"/>
          <w:color w:val="081C36"/>
          <w:spacing w:val="3"/>
          <w:sz w:val="23"/>
          <w:szCs w:val="23"/>
          <w:lang w:val="en-GB" w:eastAsia="en-GB"/>
        </w:rPr>
      </w:pPr>
      <w:r w:rsidRPr="00D26351">
        <w:rPr>
          <w:rFonts w:ascii="Segoe UI" w:eastAsia="Times New Roman" w:hAnsi="Segoe UI" w:cs="Segoe UI"/>
          <w:color w:val="081C36"/>
          <w:spacing w:val="3"/>
          <w:sz w:val="23"/>
          <w:szCs w:val="23"/>
          <w:lang w:val="en-GB" w:eastAsia="en-GB"/>
        </w:rPr>
        <w:t xml:space="preserve">Dòng code </w:t>
      </w:r>
      <w:r w:rsidR="00825915">
        <w:rPr>
          <w:rFonts w:ascii="Cascadia Mono" w:eastAsia="SimSun" w:hAnsi="Cascadia Mono" w:cs="Cascadia Mono"/>
          <w:color w:val="0000FF"/>
          <w:sz w:val="19"/>
          <w:szCs w:val="19"/>
          <w:lang w:val="en-GB"/>
        </w:rPr>
        <w:t>break</w:t>
      </w:r>
      <w:r w:rsidR="00825915">
        <w:rPr>
          <w:rFonts w:ascii="Cascadia Mono" w:eastAsia="SimSun" w:hAnsi="Cascadia Mono" w:cs="Cascadia Mono"/>
          <w:color w:val="000000"/>
          <w:sz w:val="19"/>
          <w:szCs w:val="19"/>
          <w:lang w:val="en-GB"/>
        </w:rPr>
        <w:t>;</w:t>
      </w:r>
      <w:r w:rsidR="00825915">
        <w:rPr>
          <w:rFonts w:ascii="Cascadia Mono" w:eastAsia="SimSun" w:hAnsi="Cascadia Mono" w:cs="Cascadia Mono"/>
          <w:color w:val="000000"/>
          <w:sz w:val="19"/>
          <w:szCs w:val="19"/>
          <w:lang w:val="en-GB"/>
        </w:rPr>
        <w:t xml:space="preserve"> </w:t>
      </w:r>
      <w:r w:rsidRPr="00D26351">
        <w:rPr>
          <w:rFonts w:ascii="Segoe UI" w:eastAsia="Times New Roman" w:hAnsi="Segoe UI" w:cs="Segoe UI"/>
          <w:color w:val="081C36"/>
          <w:spacing w:val="3"/>
          <w:sz w:val="23"/>
          <w:szCs w:val="23"/>
          <w:lang w:val="en-GB" w:eastAsia="en-GB"/>
        </w:rPr>
        <w:t>kết thúc khối lệnh điều kiện (break).</w:t>
      </w:r>
    </w:p>
    <w:p w14:paraId="6EFDF66A" w14:textId="77777777" w:rsidR="00D26351" w:rsidRDefault="00D26351" w:rsidP="00D26351">
      <w:pPr>
        <w:shd w:val="clear" w:color="auto" w:fill="FFFFFF"/>
        <w:spacing w:after="0" w:line="240" w:lineRule="auto"/>
        <w:rPr>
          <w:rFonts w:ascii="Segoe UI" w:eastAsia="Times New Roman" w:hAnsi="Segoe UI" w:cs="Segoe UI"/>
          <w:color w:val="081C36"/>
          <w:spacing w:val="3"/>
          <w:sz w:val="23"/>
          <w:szCs w:val="23"/>
          <w:lang w:val="en-GB" w:eastAsia="en-GB"/>
        </w:rPr>
      </w:pPr>
    </w:p>
    <w:p w14:paraId="79F9A2CF" w14:textId="451BD240" w:rsidR="00500EEE" w:rsidRPr="002842DC" w:rsidRDefault="00500EEE" w:rsidP="00500EEE">
      <w:pPr>
        <w:pStyle w:val="Heading1"/>
        <w:ind w:left="-990"/>
        <w:rPr>
          <w:color w:val="FF0000"/>
          <w:lang w:val="vi-VN"/>
        </w:rPr>
      </w:pPr>
      <w:bookmarkStart w:id="51" w:name="_Toc135847857"/>
      <w:r w:rsidRPr="002842DC">
        <w:rPr>
          <w:color w:val="FF0000"/>
          <w:lang w:val="vi-VN"/>
        </w:rPr>
        <w:t xml:space="preserve">Câu </w:t>
      </w:r>
      <w:r>
        <w:rPr>
          <w:color w:val="FF0000"/>
        </w:rPr>
        <w:t>2</w:t>
      </w:r>
      <w:r w:rsidRPr="002842DC">
        <w:rPr>
          <w:color w:val="FF0000"/>
          <w:lang w:val="vi-VN"/>
        </w:rPr>
        <w:t>:</w:t>
      </w:r>
      <w:bookmarkEnd w:id="51"/>
      <w:r w:rsidRPr="002842DC">
        <w:rPr>
          <w:color w:val="FF0000"/>
          <w:lang w:val="vi-VN"/>
        </w:rPr>
        <w:t xml:space="preserve"> </w:t>
      </w:r>
    </w:p>
    <w:p w14:paraId="7ACC666C" w14:textId="1B222472" w:rsidR="00D26351" w:rsidRDefault="00500EEE" w:rsidP="00500EEE">
      <w:pPr>
        <w:pStyle w:val="Heading2"/>
        <w:rPr>
          <w:color w:val="00B050"/>
        </w:rPr>
      </w:pPr>
      <w:bookmarkStart w:id="52" w:name="_Toc135847858"/>
      <w:r w:rsidRPr="00500EEE">
        <w:rPr>
          <w:color w:val="00B050"/>
        </w:rPr>
        <w:t>Bài 2 (2 điểm) Xây dựng class Student gồm các thông tin StudentName, Course, CollegeName, CollegeAddress. Bổ sung các phần còn thiều vào đoạn code bên dưới để hoàn thiện ứng dụng</w:t>
      </w:r>
      <w:r>
        <w:rPr>
          <w:color w:val="00B050"/>
        </w:rPr>
        <w:t>:</w:t>
      </w:r>
      <w:bookmarkEnd w:id="52"/>
    </w:p>
    <w:p w14:paraId="5A4045A6" w14:textId="77777777" w:rsidR="00500EEE" w:rsidRDefault="00500EEE" w:rsidP="00500EEE">
      <w:r>
        <w:t>Code:</w:t>
      </w:r>
    </w:p>
    <w:p w14:paraId="5B219C1F" w14:textId="70262186" w:rsidR="00500EEE" w:rsidRDefault="00500EEE" w:rsidP="00500EEE">
      <w:pPr>
        <w:ind w:left="-1350"/>
        <w:rPr>
          <w:lang w:val="en-GB" w:eastAsia="en-GB"/>
        </w:rPr>
      </w:pPr>
      <w:r w:rsidRPr="00500EEE">
        <w:rPr>
          <w:lang w:val="en-GB" w:eastAsia="en-GB"/>
        </w:rPr>
        <w:drawing>
          <wp:inline distT="0" distB="0" distL="0" distR="0" wp14:anchorId="75E74EE0" wp14:editId="1EBE041E">
            <wp:extent cx="7142480" cy="39700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802" cy="3976313"/>
                    </a:xfrm>
                    <a:prstGeom prst="rect">
                      <a:avLst/>
                    </a:prstGeom>
                  </pic:spPr>
                </pic:pic>
              </a:graphicData>
            </a:graphic>
          </wp:inline>
        </w:drawing>
      </w:r>
    </w:p>
    <w:p w14:paraId="6AA6767A" w14:textId="6E8B7150" w:rsidR="00500EEE" w:rsidRDefault="00500EEE" w:rsidP="00500EEE">
      <w:pPr>
        <w:shd w:val="clear" w:color="auto" w:fill="FFFFFF"/>
        <w:spacing w:after="0" w:line="240" w:lineRule="auto"/>
        <w:rPr>
          <w:rFonts w:eastAsia="Times New Roman" w:cs="Times New Roman"/>
          <w:spacing w:val="3"/>
          <w:szCs w:val="28"/>
          <w:lang w:val="en-GB" w:eastAsia="en-GB"/>
        </w:rPr>
      </w:pPr>
      <w:r w:rsidRPr="00500EEE">
        <w:rPr>
          <w:rFonts w:eastAsia="Times New Roman" w:cs="Times New Roman"/>
          <w:spacing w:val="3"/>
          <w:szCs w:val="28"/>
          <w:lang w:val="en-GB" w:eastAsia="en-GB"/>
        </w:rPr>
        <w:t>khai báo một lớp có tên là "Student". Lớp này có ba thuộc tính công khai (public) là "StudentName" và "Course" kiểu dữ liệu là chuỗi (string), và hai phương thức công khai (public) là "SetStudentDetails" và "DisplayStudentDetails".</w:t>
      </w:r>
    </w:p>
    <w:p w14:paraId="5C513361" w14:textId="77777777" w:rsidR="00500EEE" w:rsidRDefault="00500EEE" w:rsidP="00500EEE">
      <w:pPr>
        <w:autoSpaceDE w:val="0"/>
        <w:autoSpaceDN w:val="0"/>
        <w:adjustRightInd w:val="0"/>
        <w:spacing w:after="0" w:line="240" w:lineRule="auto"/>
        <w:ind w:left="720"/>
        <w:rPr>
          <w:rFonts w:ascii="Cascadia Mono" w:eastAsia="SimSun" w:hAnsi="Cascadia Mono" w:cs="Cascadia Mono"/>
          <w:color w:val="000000"/>
          <w:sz w:val="19"/>
          <w:szCs w:val="19"/>
          <w:lang w:val="en-GB"/>
        </w:rPr>
      </w:pP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 StudentName;</w:t>
      </w:r>
    </w:p>
    <w:p w14:paraId="7686FC7A" w14:textId="6DEE4690" w:rsidR="00500EEE" w:rsidRDefault="00500EEE" w:rsidP="00500EEE">
      <w:pPr>
        <w:shd w:val="clear" w:color="auto" w:fill="FFFFFF"/>
        <w:spacing w:after="0" w:line="240" w:lineRule="auto"/>
        <w:rPr>
          <w:rFonts w:eastAsia="Times New Roman" w:cs="Times New Roman"/>
          <w:spacing w:val="3"/>
          <w:szCs w:val="28"/>
          <w:lang w:val="en-GB" w:eastAsia="en-GB"/>
        </w:rPr>
      </w:pP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00"/>
          <w:sz w:val="19"/>
          <w:szCs w:val="19"/>
          <w:lang w:val="en-GB"/>
        </w:rPr>
        <w:tab/>
      </w: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 Course;</w:t>
      </w:r>
    </w:p>
    <w:p w14:paraId="0515E6BF" w14:textId="77777777" w:rsidR="00500EEE" w:rsidRPr="00500EEE" w:rsidRDefault="00500EEE" w:rsidP="00500EEE">
      <w:pPr>
        <w:shd w:val="clear" w:color="auto" w:fill="FFFFFF"/>
        <w:spacing w:after="0" w:line="240" w:lineRule="auto"/>
        <w:rPr>
          <w:rFonts w:eastAsia="Times New Roman" w:cs="Times New Roman"/>
          <w:spacing w:val="3"/>
          <w:szCs w:val="28"/>
          <w:lang w:val="en-GB" w:eastAsia="en-GB"/>
        </w:rPr>
      </w:pPr>
    </w:p>
    <w:p w14:paraId="443888C9" w14:textId="7B950DF9" w:rsidR="00500EEE" w:rsidRDefault="00500EEE" w:rsidP="00500EEE">
      <w:pPr>
        <w:shd w:val="clear" w:color="auto" w:fill="FFFFFF"/>
        <w:spacing w:after="0" w:line="240" w:lineRule="auto"/>
        <w:rPr>
          <w:rFonts w:eastAsia="Times New Roman" w:cs="Times New Roman"/>
          <w:spacing w:val="3"/>
          <w:szCs w:val="28"/>
          <w:lang w:val="en-GB" w:eastAsia="en-GB"/>
        </w:rPr>
      </w:pPr>
      <w:r w:rsidRPr="00500EEE">
        <w:rPr>
          <w:rFonts w:eastAsia="Times New Roman" w:cs="Times New Roman"/>
          <w:spacing w:val="3"/>
          <w:szCs w:val="28"/>
          <w:lang w:val="en-GB" w:eastAsia="en-GB"/>
        </w:rPr>
        <w:lastRenderedPageBreak/>
        <w:t>Phương thức "SetStudentDetails" nhận vào hai tham số là "StuName" và "Course", và gán giá trị của tham số vào thuộc tính tương ứng trong lớp.</w:t>
      </w:r>
    </w:p>
    <w:p w14:paraId="28620E2D"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void</w:t>
      </w:r>
      <w:r>
        <w:rPr>
          <w:rFonts w:ascii="Cascadia Mono" w:eastAsia="SimSun" w:hAnsi="Cascadia Mono" w:cs="Cascadia Mono"/>
          <w:color w:val="000000"/>
          <w:sz w:val="19"/>
          <w:szCs w:val="19"/>
          <w:lang w:val="en-GB"/>
        </w:rPr>
        <w:t xml:space="preserve"> SetStudentDetails(</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 StuName, </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 Course)</w:t>
      </w:r>
    </w:p>
    <w:p w14:paraId="54C68B45"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p>
    <w:p w14:paraId="5FD9B560"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this</w:t>
      </w:r>
      <w:r>
        <w:rPr>
          <w:rFonts w:ascii="Cascadia Mono" w:eastAsia="SimSun" w:hAnsi="Cascadia Mono" w:cs="Cascadia Mono"/>
          <w:color w:val="000000"/>
          <w:sz w:val="19"/>
          <w:szCs w:val="19"/>
          <w:lang w:val="en-GB"/>
        </w:rPr>
        <w:t>.StudentName = StuName;</w:t>
      </w:r>
    </w:p>
    <w:p w14:paraId="3E0FFF83"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this</w:t>
      </w:r>
      <w:r>
        <w:rPr>
          <w:rFonts w:ascii="Cascadia Mono" w:eastAsia="SimSun" w:hAnsi="Cascadia Mono" w:cs="Cascadia Mono"/>
          <w:color w:val="000000"/>
          <w:sz w:val="19"/>
          <w:szCs w:val="19"/>
          <w:lang w:val="en-GB"/>
        </w:rPr>
        <w:t>.Course = Course;</w:t>
      </w:r>
    </w:p>
    <w:p w14:paraId="204608FD" w14:textId="13EB42F6" w:rsidR="00500EEE" w:rsidRDefault="00500EEE" w:rsidP="00500EEE">
      <w:pPr>
        <w:shd w:val="clear" w:color="auto" w:fill="FFFFFF"/>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p>
    <w:p w14:paraId="4374812D" w14:textId="77777777" w:rsidR="00500EEE" w:rsidRPr="00500EEE" w:rsidRDefault="00500EEE" w:rsidP="00500EEE">
      <w:pPr>
        <w:shd w:val="clear" w:color="auto" w:fill="FFFFFF"/>
        <w:spacing w:after="0" w:line="240" w:lineRule="auto"/>
        <w:rPr>
          <w:rFonts w:eastAsia="Times New Roman" w:cs="Times New Roman"/>
          <w:spacing w:val="3"/>
          <w:szCs w:val="28"/>
          <w:lang w:val="en-GB" w:eastAsia="en-GB"/>
        </w:rPr>
      </w:pPr>
    </w:p>
    <w:p w14:paraId="1F2B2C2F" w14:textId="5F6D63AB" w:rsidR="00500EEE" w:rsidRPr="00500EEE" w:rsidRDefault="00500EEE" w:rsidP="00500EEE">
      <w:pPr>
        <w:shd w:val="clear" w:color="auto" w:fill="FFFFFF"/>
        <w:spacing w:after="0" w:line="240" w:lineRule="auto"/>
        <w:rPr>
          <w:rFonts w:eastAsia="Times New Roman" w:cs="Times New Roman"/>
          <w:spacing w:val="3"/>
          <w:szCs w:val="28"/>
          <w:lang w:val="en-GB" w:eastAsia="en-GB"/>
        </w:rPr>
      </w:pPr>
      <w:r w:rsidRPr="00500EEE">
        <w:rPr>
          <w:rFonts w:eastAsia="Times New Roman" w:cs="Times New Roman"/>
          <w:spacing w:val="3"/>
          <w:szCs w:val="28"/>
          <w:lang w:val="en-GB" w:eastAsia="en-GB"/>
        </w:rPr>
        <w:t>Phương thức "DisplayStudentDetails" in ra màn hình thông tin về tên sinh viên và khóa học.</w:t>
      </w:r>
    </w:p>
    <w:p w14:paraId="19048DF4"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void</w:t>
      </w:r>
      <w:r>
        <w:rPr>
          <w:rFonts w:ascii="Cascadia Mono" w:eastAsia="SimSun" w:hAnsi="Cascadia Mono" w:cs="Cascadia Mono"/>
          <w:color w:val="000000"/>
          <w:sz w:val="19"/>
          <w:szCs w:val="19"/>
          <w:lang w:val="en-GB"/>
        </w:rPr>
        <w:t xml:space="preserve"> DisplayStudentDetails()</w:t>
      </w:r>
    </w:p>
    <w:p w14:paraId="5EC68774"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p>
    <w:p w14:paraId="014767BA"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Console.WriteLine(StudentName + </w:t>
      </w:r>
      <w:r>
        <w:rPr>
          <w:rFonts w:ascii="Cascadia Mono" w:eastAsia="SimSun" w:hAnsi="Cascadia Mono" w:cs="Cascadia Mono"/>
          <w:color w:val="A31515"/>
          <w:sz w:val="19"/>
          <w:szCs w:val="19"/>
          <w:lang w:val="en-GB"/>
        </w:rPr>
        <w:t>" - "</w:t>
      </w:r>
      <w:r>
        <w:rPr>
          <w:rFonts w:ascii="Cascadia Mono" w:eastAsia="SimSun" w:hAnsi="Cascadia Mono" w:cs="Cascadia Mono"/>
          <w:color w:val="000000"/>
          <w:sz w:val="19"/>
          <w:szCs w:val="19"/>
          <w:lang w:val="en-GB"/>
        </w:rPr>
        <w:t xml:space="preserve"> + Course);</w:t>
      </w:r>
    </w:p>
    <w:p w14:paraId="02958F03" w14:textId="103D1F05" w:rsidR="00500EEE" w:rsidRDefault="00500EEE" w:rsidP="00500EEE">
      <w:pPr>
        <w:shd w:val="clear" w:color="auto" w:fill="FFFFFF"/>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p>
    <w:p w14:paraId="13DBB3BF" w14:textId="77777777" w:rsidR="00500EEE" w:rsidRPr="00500EEE" w:rsidRDefault="00500EEE" w:rsidP="00500EEE">
      <w:pPr>
        <w:shd w:val="clear" w:color="auto" w:fill="FFFFFF"/>
        <w:spacing w:after="0" w:line="240" w:lineRule="auto"/>
        <w:rPr>
          <w:rFonts w:eastAsia="Times New Roman" w:cs="Times New Roman"/>
          <w:spacing w:val="3"/>
          <w:szCs w:val="28"/>
          <w:lang w:val="en-GB" w:eastAsia="en-GB"/>
        </w:rPr>
      </w:pPr>
    </w:p>
    <w:p w14:paraId="564ABFCB" w14:textId="1EF1E7DC" w:rsidR="00500EEE" w:rsidRDefault="00500EEE" w:rsidP="00500EEE">
      <w:pPr>
        <w:shd w:val="clear" w:color="auto" w:fill="FFFFFF"/>
        <w:spacing w:after="0" w:line="240" w:lineRule="auto"/>
        <w:rPr>
          <w:rFonts w:eastAsia="Times New Roman" w:cs="Times New Roman"/>
          <w:spacing w:val="3"/>
          <w:szCs w:val="28"/>
          <w:lang w:val="en-GB" w:eastAsia="en-GB"/>
        </w:rPr>
      </w:pPr>
      <w:r w:rsidRPr="00500EEE">
        <w:rPr>
          <w:rFonts w:eastAsia="Times New Roman" w:cs="Times New Roman"/>
          <w:spacing w:val="3"/>
          <w:szCs w:val="28"/>
          <w:lang w:val="en-GB" w:eastAsia="en-GB"/>
        </w:rPr>
        <w:t>Dòng code thứ tám và thứ chín khai báo hai thuộc tính tĩnh (static) là "CollegeName" và "CollegeAddress" kiểu dữ liệu là chuỗi (string), và gán giá trị cho chúng là tên và địa chỉ của trường đại học "FPT PolyTechnic".</w:t>
      </w:r>
    </w:p>
    <w:p w14:paraId="4158AF0D" w14:textId="77777777" w:rsidR="00500EEE" w:rsidRDefault="00500EEE" w:rsidP="00500EEE">
      <w:pPr>
        <w:shd w:val="clear" w:color="auto" w:fill="FFFFFF"/>
        <w:spacing w:after="0" w:line="240" w:lineRule="auto"/>
        <w:rPr>
          <w:rFonts w:eastAsia="Times New Roman" w:cs="Times New Roman"/>
          <w:spacing w:val="3"/>
          <w:szCs w:val="28"/>
          <w:lang w:val="en-GB" w:eastAsia="en-GB"/>
        </w:rPr>
      </w:pPr>
    </w:p>
    <w:p w14:paraId="5008FC67"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eastAsia="Times New Roman" w:cs="Times New Roman"/>
          <w:spacing w:val="3"/>
          <w:szCs w:val="28"/>
          <w:lang w:val="en-GB" w:eastAsia="en-GB"/>
        </w:rPr>
        <w:t xml:space="preserve">( </w:t>
      </w: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static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 CollegeName = </w:t>
      </w:r>
      <w:r>
        <w:rPr>
          <w:rFonts w:ascii="Cascadia Mono" w:eastAsia="SimSun" w:hAnsi="Cascadia Mono" w:cs="Cascadia Mono"/>
          <w:color w:val="A31515"/>
          <w:sz w:val="19"/>
          <w:szCs w:val="19"/>
          <w:lang w:val="en-GB"/>
        </w:rPr>
        <w:t>"FPT PolyTechnic"</w:t>
      </w:r>
      <w:r>
        <w:rPr>
          <w:rFonts w:ascii="Cascadia Mono" w:eastAsia="SimSun" w:hAnsi="Cascadia Mono" w:cs="Cascadia Mono"/>
          <w:color w:val="000000"/>
          <w:sz w:val="19"/>
          <w:szCs w:val="19"/>
          <w:lang w:val="en-GB"/>
        </w:rPr>
        <w:t>;</w:t>
      </w:r>
    </w:p>
    <w:p w14:paraId="0365BA2F" w14:textId="64653C0F" w:rsidR="00500EEE" w:rsidRPr="00500EEE" w:rsidRDefault="00500EEE" w:rsidP="00500EEE">
      <w:pPr>
        <w:shd w:val="clear" w:color="auto" w:fill="FFFFFF"/>
        <w:spacing w:after="0" w:line="240" w:lineRule="auto"/>
        <w:rPr>
          <w:rFonts w:eastAsia="Times New Roman" w:cs="Times New Roman"/>
          <w:spacing w:val="3"/>
          <w:szCs w:val="28"/>
          <w:lang w:val="en-GB" w:eastAsia="en-GB"/>
        </w:rPr>
      </w:pP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static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 CollegeAddress = </w:t>
      </w:r>
      <w:r>
        <w:rPr>
          <w:rFonts w:ascii="Cascadia Mono" w:eastAsia="SimSun" w:hAnsi="Cascadia Mono" w:cs="Cascadia Mono"/>
          <w:color w:val="A31515"/>
          <w:sz w:val="19"/>
          <w:szCs w:val="19"/>
          <w:lang w:val="en-GB"/>
        </w:rPr>
        <w:t>"391A Nam Kỳ Khởi Nghĩa, Phường 8, Quận 3, Hồ Chí Minh"</w:t>
      </w:r>
      <w:r>
        <w:rPr>
          <w:rFonts w:ascii="Cascadia Mono" w:eastAsia="SimSun" w:hAnsi="Cascadia Mono" w:cs="Cascadia Mono"/>
          <w:color w:val="000000"/>
          <w:sz w:val="19"/>
          <w:szCs w:val="19"/>
          <w:lang w:val="en-GB"/>
        </w:rPr>
        <w:t>;</w:t>
      </w:r>
      <w:r>
        <w:rPr>
          <w:rFonts w:ascii="Cascadia Mono" w:eastAsia="SimSun" w:hAnsi="Cascadia Mono" w:cs="Cascadia Mono"/>
          <w:color w:val="000000"/>
          <w:sz w:val="19"/>
          <w:szCs w:val="19"/>
          <w:lang w:val="en-GB"/>
        </w:rPr>
        <w:t xml:space="preserve"> )</w:t>
      </w:r>
    </w:p>
    <w:p w14:paraId="0CACBBD8" w14:textId="77777777" w:rsidR="00500EEE" w:rsidRPr="00500EEE" w:rsidRDefault="00500EEE" w:rsidP="00500EEE">
      <w:pPr>
        <w:shd w:val="clear" w:color="auto" w:fill="FFFFFF"/>
        <w:spacing w:after="0" w:line="240" w:lineRule="auto"/>
        <w:rPr>
          <w:rFonts w:ascii="Segoe UI" w:eastAsia="Times New Roman" w:hAnsi="Segoe UI" w:cs="Segoe UI"/>
          <w:color w:val="081C36"/>
          <w:spacing w:val="3"/>
          <w:sz w:val="23"/>
          <w:szCs w:val="23"/>
          <w:lang w:val="en-GB" w:eastAsia="en-GB"/>
        </w:rPr>
      </w:pPr>
    </w:p>
    <w:p w14:paraId="59AF12ED" w14:textId="1574D82E" w:rsidR="00500EEE" w:rsidRDefault="00500EEE" w:rsidP="00500EEE">
      <w:pPr>
        <w:shd w:val="clear" w:color="auto" w:fill="FFFFFF"/>
        <w:spacing w:after="0" w:line="240" w:lineRule="auto"/>
        <w:rPr>
          <w:rFonts w:ascii="Segoe UI" w:eastAsia="Times New Roman" w:hAnsi="Segoe UI" w:cs="Segoe UI"/>
          <w:color w:val="081C36"/>
          <w:spacing w:val="3"/>
          <w:sz w:val="23"/>
          <w:szCs w:val="23"/>
          <w:lang w:val="en-GB" w:eastAsia="en-GB"/>
        </w:rPr>
      </w:pPr>
      <w:r w:rsidRPr="00500EEE">
        <w:rPr>
          <w:rFonts w:ascii="Segoe UI" w:eastAsia="Times New Roman" w:hAnsi="Segoe UI" w:cs="Segoe UI"/>
          <w:color w:val="081C36"/>
          <w:spacing w:val="3"/>
          <w:sz w:val="23"/>
          <w:szCs w:val="23"/>
          <w:lang w:val="en-GB" w:eastAsia="en-GB"/>
        </w:rPr>
        <w:t>Phương thức "DisplayCollegeDetails" in ra màn hình tên và địa chỉ của trường đại học.</w:t>
      </w:r>
    </w:p>
    <w:p w14:paraId="3E9616B5" w14:textId="77777777" w:rsidR="00500EEE" w:rsidRDefault="00500EEE" w:rsidP="00500EEE">
      <w:pPr>
        <w:shd w:val="clear" w:color="auto" w:fill="FFFFFF"/>
        <w:spacing w:after="0" w:line="240" w:lineRule="auto"/>
        <w:rPr>
          <w:rFonts w:ascii="Segoe UI" w:eastAsia="Times New Roman" w:hAnsi="Segoe UI" w:cs="Segoe UI"/>
          <w:color w:val="081C36"/>
          <w:spacing w:val="3"/>
          <w:sz w:val="23"/>
          <w:szCs w:val="23"/>
          <w:lang w:val="en-GB" w:eastAsia="en-GB"/>
        </w:rPr>
      </w:pPr>
    </w:p>
    <w:p w14:paraId="357FEC55"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FF"/>
          <w:sz w:val="19"/>
          <w:szCs w:val="19"/>
          <w:lang w:val="en-GB"/>
        </w:rPr>
        <w:t>public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static</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void</w:t>
      </w:r>
      <w:r>
        <w:rPr>
          <w:rFonts w:ascii="Cascadia Mono" w:eastAsia="SimSun" w:hAnsi="Cascadia Mono" w:cs="Cascadia Mono"/>
          <w:color w:val="000000"/>
          <w:sz w:val="19"/>
          <w:szCs w:val="19"/>
          <w:lang w:val="en-GB"/>
        </w:rPr>
        <w:t xml:space="preserve"> DisplayCollegeDetails()</w:t>
      </w:r>
    </w:p>
    <w:p w14:paraId="079A5B7D"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w:t>
      </w:r>
    </w:p>
    <w:p w14:paraId="47B47F62"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Console.WriteLine(CollegeName);</w:t>
      </w:r>
    </w:p>
    <w:p w14:paraId="7287BC8C" w14:textId="77777777" w:rsidR="00500EEE" w:rsidRDefault="00500EEE" w:rsidP="00500EEE">
      <w:pPr>
        <w:autoSpaceDE w:val="0"/>
        <w:autoSpaceDN w:val="0"/>
        <w:adjustRightInd w:val="0"/>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Console.WriteLine(CollegeAddress);</w:t>
      </w:r>
    </w:p>
    <w:p w14:paraId="0598B0F3" w14:textId="5C5940EB" w:rsidR="00500EEE" w:rsidRPr="00500EEE" w:rsidRDefault="00500EEE" w:rsidP="00500EEE">
      <w:pPr>
        <w:shd w:val="clear" w:color="auto" w:fill="FFFFFF"/>
        <w:spacing w:after="0" w:line="240" w:lineRule="auto"/>
        <w:rPr>
          <w:rFonts w:ascii="Segoe UI" w:eastAsia="Times New Roman" w:hAnsi="Segoe UI" w:cs="Segoe UI"/>
          <w:color w:val="081C36"/>
          <w:spacing w:val="3"/>
          <w:sz w:val="23"/>
          <w:szCs w:val="23"/>
          <w:lang w:val="en-GB" w:eastAsia="en-GB"/>
        </w:rPr>
      </w:pPr>
      <w:r>
        <w:rPr>
          <w:rFonts w:ascii="Cascadia Mono" w:eastAsia="SimSun" w:hAnsi="Cascadia Mono" w:cs="Cascadia Mono"/>
          <w:color w:val="000000"/>
          <w:sz w:val="19"/>
          <w:szCs w:val="19"/>
          <w:lang w:val="en-GB"/>
        </w:rPr>
        <w:t xml:space="preserve">        }</w:t>
      </w:r>
    </w:p>
    <w:p w14:paraId="10AE630A" w14:textId="77777777" w:rsidR="00500EEE" w:rsidRDefault="00500EEE" w:rsidP="00500EEE">
      <w:pPr>
        <w:rPr>
          <w:lang w:val="en-GB" w:eastAsia="en-GB"/>
        </w:rPr>
      </w:pPr>
    </w:p>
    <w:p w14:paraId="2BE14B22" w14:textId="2E600169" w:rsidR="00500EEE" w:rsidRDefault="00500EEE" w:rsidP="00500EEE">
      <w:pPr>
        <w:ind w:left="-1710"/>
        <w:rPr>
          <w:lang w:val="en-GB" w:eastAsia="en-GB"/>
        </w:rPr>
      </w:pPr>
      <w:r w:rsidRPr="00500EEE">
        <w:rPr>
          <w:lang w:val="en-GB" w:eastAsia="en-GB"/>
        </w:rPr>
        <w:drawing>
          <wp:inline distT="0" distB="0" distL="0" distR="0" wp14:anchorId="19E9A46A" wp14:editId="203779D2">
            <wp:extent cx="7348831" cy="22326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23211" cy="2255258"/>
                    </a:xfrm>
                    <a:prstGeom prst="rect">
                      <a:avLst/>
                    </a:prstGeom>
                  </pic:spPr>
                </pic:pic>
              </a:graphicData>
            </a:graphic>
          </wp:inline>
        </w:drawing>
      </w:r>
    </w:p>
    <w:p w14:paraId="47E0D6B4"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Trong hàm main (method "Main") của lớp "Program", có một điều kiện (case 2) được kiểm tra. Nếu điều kiện này đúng, những dòng code trong khối lệnh điều kiện này sẽ được thực thi.</w:t>
      </w:r>
    </w:p>
    <w:p w14:paraId="1799938E"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79BE7218" w14:textId="15EBF83A"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"Bạn đã chọn Bài 2: Student."</w:t>
      </w:r>
      <w:r>
        <w:rPr>
          <w:rFonts w:ascii="Cascadia Mono" w:eastAsia="SimSun" w:hAnsi="Cascadia Mono" w:cs="Cascadia Mono"/>
          <w:color w:val="000000"/>
          <w:sz w:val="19"/>
          <w:szCs w:val="19"/>
          <w:lang w:val="en-GB"/>
        </w:rPr>
        <w:t>);</w:t>
      </w:r>
      <w:r w:rsidRPr="00D77D58">
        <w:rPr>
          <w:rFonts w:ascii="Segoe UI" w:eastAsia="Times New Roman" w:hAnsi="Segoe UI" w:cs="Segoe UI"/>
          <w:color w:val="081C36"/>
          <w:spacing w:val="3"/>
          <w:sz w:val="23"/>
          <w:szCs w:val="23"/>
          <w:lang w:val="en-GB" w:eastAsia="en-GB"/>
        </w:rPr>
        <w:t>in ra màn hình dòng thông báo "Bạn đã chọn Bài 2: Student.".</w:t>
      </w:r>
    </w:p>
    <w:p w14:paraId="1A2BF5D0"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2381E00A" w14:textId="0754F23B"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00"/>
          <w:sz w:val="19"/>
          <w:szCs w:val="19"/>
          <w:lang w:val="en-GB"/>
        </w:rPr>
        <w:t>Student.DisplayCollegeDetails();</w:t>
      </w:r>
      <w:r w:rsidRPr="00D77D58">
        <w:rPr>
          <w:rFonts w:ascii="Segoe UI" w:eastAsia="Times New Roman" w:hAnsi="Segoe UI" w:cs="Segoe UI"/>
          <w:color w:val="081C36"/>
          <w:spacing w:val="3"/>
          <w:sz w:val="23"/>
          <w:szCs w:val="23"/>
          <w:lang w:val="en-GB" w:eastAsia="en-GB"/>
        </w:rPr>
        <w:t>gọi phương thức tĩnh "DisplayCollegeDetails" của lớp "Student" để hiển thị thông tin về trường đại học.</w:t>
      </w:r>
    </w:p>
    <w:p w14:paraId="487CB14E"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72AAD6B9"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Dòng code thứ mười bốn và thứ mười lăm khởi tạo hai đối tượng "s1" và "s2" thuộc lớp "Student".</w:t>
      </w:r>
    </w:p>
    <w:p w14:paraId="1EFC6BCC"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5142A421" w14:textId="0FAEF9F3" w:rsidR="00D77D58" w:rsidRDefault="00D77D58" w:rsidP="00D77D58">
      <w:pPr>
        <w:autoSpaceDE w:val="0"/>
        <w:autoSpaceDN w:val="0"/>
        <w:adjustRightInd w:val="0"/>
        <w:spacing w:after="0" w:line="240" w:lineRule="auto"/>
        <w:rPr>
          <w:rFonts w:ascii="Cascadia Mono" w:eastAsia="SimSun" w:hAnsi="Cascadia Mono" w:cs="Cascadia Mono"/>
          <w:color w:val="000000"/>
          <w:sz w:val="19"/>
          <w:szCs w:val="19"/>
          <w:lang w:val="en-GB"/>
        </w:rPr>
      </w:pPr>
      <w:r w:rsidRPr="00D77D58">
        <w:rPr>
          <w:rFonts w:ascii="Segoe UI" w:eastAsia="Times New Roman" w:hAnsi="Segoe UI" w:cs="Segoe UI"/>
          <w:color w:val="081C36"/>
          <w:spacing w:val="3"/>
          <w:sz w:val="23"/>
          <w:szCs w:val="23"/>
          <w:lang w:val="en-GB" w:eastAsia="en-GB"/>
        </w:rPr>
        <w:t xml:space="preserve">Dòng code </w:t>
      </w:r>
      <w:r>
        <w:rPr>
          <w:rFonts w:ascii="Segoe UI" w:eastAsia="Times New Roman" w:hAnsi="Segoe UI" w:cs="Segoe UI"/>
          <w:color w:val="081C36"/>
          <w:spacing w:val="3"/>
          <w:sz w:val="23"/>
          <w:szCs w:val="23"/>
          <w:lang w:val="en-GB" w:eastAsia="en-GB"/>
        </w:rPr>
        <w:t xml:space="preserve">   </w:t>
      </w:r>
      <w:r>
        <w:rPr>
          <w:rFonts w:ascii="Cascadia Mono" w:eastAsia="SimSun" w:hAnsi="Cascadia Mono" w:cs="Cascadia Mono"/>
          <w:color w:val="000000"/>
          <w:sz w:val="19"/>
          <w:szCs w:val="19"/>
          <w:lang w:val="en-GB"/>
        </w:rPr>
        <w:t>s1.SetStudentDetails(</w:t>
      </w:r>
      <w:r>
        <w:rPr>
          <w:rFonts w:ascii="Cascadia Mono" w:eastAsia="SimSun" w:hAnsi="Cascadia Mono" w:cs="Cascadia Mono"/>
          <w:color w:val="A31515"/>
          <w:sz w:val="19"/>
          <w:szCs w:val="19"/>
          <w:lang w:val="en-GB"/>
        </w:rPr>
        <w:t>"Thepv"</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A31515"/>
          <w:sz w:val="19"/>
          <w:szCs w:val="19"/>
          <w:lang w:val="en-GB"/>
        </w:rPr>
        <w:t>"Phd"</w:t>
      </w:r>
      <w:r>
        <w:rPr>
          <w:rFonts w:ascii="Cascadia Mono" w:eastAsia="SimSun" w:hAnsi="Cascadia Mono" w:cs="Cascadia Mono"/>
          <w:color w:val="000000"/>
          <w:sz w:val="19"/>
          <w:szCs w:val="19"/>
          <w:lang w:val="en-GB"/>
        </w:rPr>
        <w:t>);</w:t>
      </w:r>
    </w:p>
    <w:p w14:paraId="09B13CDE" w14:textId="77777777" w:rsidR="00D77D58" w:rsidRDefault="00D77D58" w:rsidP="00D77D58">
      <w:pPr>
        <w:shd w:val="clear" w:color="auto" w:fill="FFFFFF"/>
        <w:spacing w:after="0" w:line="240" w:lineRule="auto"/>
        <w:ind w:left="720" w:firstLine="720"/>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s2.SetStudentDetails(</w:t>
      </w:r>
      <w:r>
        <w:rPr>
          <w:rFonts w:ascii="Cascadia Mono" w:eastAsia="SimSun" w:hAnsi="Cascadia Mono" w:cs="Cascadia Mono"/>
          <w:color w:val="A31515"/>
          <w:sz w:val="19"/>
          <w:szCs w:val="19"/>
          <w:lang w:val="en-GB"/>
        </w:rPr>
        <w:t>"Nghiemn"</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A31515"/>
          <w:sz w:val="19"/>
          <w:szCs w:val="19"/>
          <w:lang w:val="en-GB"/>
        </w:rPr>
        <w:t>"MBA"</w:t>
      </w:r>
      <w:r>
        <w:rPr>
          <w:rFonts w:ascii="Cascadia Mono" w:eastAsia="SimSun" w:hAnsi="Cascadia Mono" w:cs="Cascadia Mono"/>
          <w:color w:val="000000"/>
          <w:sz w:val="19"/>
          <w:szCs w:val="19"/>
          <w:lang w:val="en-GB"/>
        </w:rPr>
        <w:t>);</w:t>
      </w:r>
    </w:p>
    <w:p w14:paraId="54C03CDC" w14:textId="46B7868A"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gọi phương thức "SetStudentDetails" của đối tượng "s1" và "s2" để thiết lập thông tin sinh viên.</w:t>
      </w:r>
    </w:p>
    <w:p w14:paraId="6DEBB643"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4C28D3CD" w14:textId="6E2E812B" w:rsidR="00D77D58" w:rsidRDefault="00D77D58" w:rsidP="00D77D58">
      <w:pPr>
        <w:autoSpaceDE w:val="0"/>
        <w:autoSpaceDN w:val="0"/>
        <w:adjustRightInd w:val="0"/>
        <w:spacing w:after="0" w:line="240" w:lineRule="auto"/>
        <w:rPr>
          <w:rFonts w:ascii="Cascadia Mono" w:eastAsia="SimSun" w:hAnsi="Cascadia Mono" w:cs="Cascadia Mono"/>
          <w:color w:val="000000"/>
          <w:sz w:val="19"/>
          <w:szCs w:val="19"/>
          <w:lang w:val="en-GB"/>
        </w:rPr>
      </w:pPr>
      <w:r w:rsidRPr="00D77D58">
        <w:rPr>
          <w:rFonts w:ascii="Segoe UI" w:eastAsia="Times New Roman" w:hAnsi="Segoe UI" w:cs="Segoe UI"/>
          <w:color w:val="081C36"/>
          <w:spacing w:val="3"/>
          <w:sz w:val="23"/>
          <w:szCs w:val="23"/>
          <w:lang w:val="en-GB" w:eastAsia="en-GB"/>
        </w:rPr>
        <w:t xml:space="preserve">Dòng code </w:t>
      </w:r>
      <w:r>
        <w:rPr>
          <w:rFonts w:ascii="Segoe UI" w:eastAsia="Times New Roman" w:hAnsi="Segoe UI" w:cs="Segoe UI"/>
          <w:color w:val="081C36"/>
          <w:spacing w:val="3"/>
          <w:sz w:val="23"/>
          <w:szCs w:val="23"/>
          <w:lang w:val="en-GB" w:eastAsia="en-GB"/>
        </w:rPr>
        <w:tab/>
      </w:r>
      <w:r>
        <w:rPr>
          <w:rFonts w:ascii="Cascadia Mono" w:eastAsia="SimSun" w:hAnsi="Cascadia Mono" w:cs="Cascadia Mono"/>
          <w:color w:val="000000"/>
          <w:sz w:val="19"/>
          <w:szCs w:val="19"/>
          <w:lang w:val="en-GB"/>
        </w:rPr>
        <w:t>s1.DisplayStudentDetails();</w:t>
      </w:r>
    </w:p>
    <w:p w14:paraId="3D36C327" w14:textId="40D545F7" w:rsidR="00D77D58" w:rsidRDefault="00D77D58" w:rsidP="00D77D58">
      <w:pPr>
        <w:shd w:val="clear" w:color="auto" w:fill="FFFFFF"/>
        <w:spacing w:after="0" w:line="240" w:lineRule="auto"/>
        <w:rPr>
          <w:rFonts w:ascii="Cascadia Mono" w:eastAsia="SimSun" w:hAnsi="Cascadia Mono" w:cs="Cascadia Mono"/>
          <w:color w:val="000000"/>
          <w:sz w:val="19"/>
          <w:szCs w:val="19"/>
          <w:lang w:val="en-GB"/>
        </w:rPr>
      </w:pPr>
      <w:r>
        <w:rPr>
          <w:rFonts w:ascii="Cascadia Mono" w:eastAsia="SimSun" w:hAnsi="Cascadia Mono" w:cs="Cascadia Mono"/>
          <w:color w:val="000000"/>
          <w:sz w:val="19"/>
          <w:szCs w:val="19"/>
          <w:lang w:val="en-GB"/>
        </w:rPr>
        <w:t xml:space="preserve">             s2.DisplayStudentDetails();</w:t>
      </w:r>
    </w:p>
    <w:p w14:paraId="06BC093A" w14:textId="78E97274"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gọi phương thức "DisplayStudentDetails" của đối tượng "s1" và "s2" để hiển thị thông tin sinh viên.</w:t>
      </w:r>
    </w:p>
    <w:p w14:paraId="76BAA44C"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713DFA95" w14:textId="7CE31E4F"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00"/>
          <w:sz w:val="19"/>
          <w:szCs w:val="19"/>
          <w:lang w:val="en-GB"/>
        </w:rPr>
        <w:t>Console.ReadLine();</w:t>
      </w:r>
      <w:r>
        <w:rPr>
          <w:rFonts w:ascii="Cascadia Mono" w:eastAsia="SimSun" w:hAnsi="Cascadia Mono" w:cs="Cascadia Mono"/>
          <w:color w:val="000000"/>
          <w:sz w:val="19"/>
          <w:szCs w:val="19"/>
          <w:lang w:val="en-GB"/>
        </w:rPr>
        <w:t xml:space="preserve"> </w:t>
      </w:r>
      <w:r w:rsidRPr="00D77D58">
        <w:rPr>
          <w:rFonts w:ascii="Segoe UI" w:eastAsia="Times New Roman" w:hAnsi="Segoe UI" w:cs="Segoe UI"/>
          <w:color w:val="081C36"/>
          <w:spacing w:val="3"/>
          <w:sz w:val="23"/>
          <w:szCs w:val="23"/>
          <w:lang w:val="en-GB" w:eastAsia="en-GB"/>
        </w:rPr>
        <w:t>chờ người dùng nhấn phím để tiếp tục (đọc một dòng nhập từ bàn phím).</w:t>
      </w:r>
    </w:p>
    <w:p w14:paraId="71C31372"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63CDFD37" w14:textId="085254BF"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00"/>
          <w:sz w:val="19"/>
          <w:szCs w:val="19"/>
          <w:lang w:val="en-GB"/>
        </w:rPr>
        <w:t>Console.Clear();</w:t>
      </w:r>
      <w:r>
        <w:rPr>
          <w:rFonts w:ascii="Cascadia Mono" w:eastAsia="SimSun" w:hAnsi="Cascadia Mono" w:cs="Cascadia Mono"/>
          <w:color w:val="000000"/>
          <w:sz w:val="19"/>
          <w:szCs w:val="19"/>
          <w:lang w:val="en-GB"/>
        </w:rPr>
        <w:t xml:space="preserve"> </w:t>
      </w:r>
      <w:r w:rsidRPr="00D77D58">
        <w:rPr>
          <w:rFonts w:ascii="Segoe UI" w:eastAsia="Times New Roman" w:hAnsi="Segoe UI" w:cs="Segoe UI"/>
          <w:color w:val="081C36"/>
          <w:spacing w:val="3"/>
          <w:sz w:val="23"/>
          <w:szCs w:val="23"/>
          <w:lang w:val="en-GB" w:eastAsia="en-GB"/>
        </w:rPr>
        <w:t>xóa màn hình console (clear console).</w:t>
      </w:r>
    </w:p>
    <w:p w14:paraId="70780A1C" w14:textId="77777777" w:rsidR="00D77D58"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p>
    <w:p w14:paraId="3F02F991" w14:textId="144E38D7" w:rsidR="004A66D1" w:rsidRPr="00D77D58" w:rsidRDefault="00D77D58" w:rsidP="00D77D58">
      <w:pPr>
        <w:shd w:val="clear" w:color="auto" w:fill="FFFFFF"/>
        <w:spacing w:after="0" w:line="240" w:lineRule="auto"/>
        <w:rPr>
          <w:rFonts w:ascii="Segoe UI" w:eastAsia="Times New Roman" w:hAnsi="Segoe UI" w:cs="Segoe UI"/>
          <w:color w:val="081C36"/>
          <w:spacing w:val="3"/>
          <w:sz w:val="23"/>
          <w:szCs w:val="23"/>
          <w:lang w:val="en-GB" w:eastAsia="en-GB"/>
        </w:rPr>
      </w:pPr>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FF"/>
          <w:sz w:val="19"/>
          <w:szCs w:val="19"/>
          <w:lang w:val="en-GB"/>
        </w:rPr>
        <w:t>break</w:t>
      </w:r>
      <w:r>
        <w:rPr>
          <w:rFonts w:ascii="Cascadia Mono" w:eastAsia="SimSun" w:hAnsi="Cascadia Mono" w:cs="Cascadia Mono"/>
          <w:color w:val="000000"/>
          <w:sz w:val="19"/>
          <w:szCs w:val="19"/>
          <w:lang w:val="en-GB"/>
        </w:rPr>
        <w:t>;</w:t>
      </w:r>
      <w:r>
        <w:rPr>
          <w:rFonts w:ascii="Cascadia Mono" w:eastAsia="SimSun" w:hAnsi="Cascadia Mono" w:cs="Cascadia Mono"/>
          <w:color w:val="000000"/>
          <w:sz w:val="19"/>
          <w:szCs w:val="19"/>
          <w:lang w:val="en-GB"/>
        </w:rPr>
        <w:t xml:space="preserve"> </w:t>
      </w:r>
      <w:r w:rsidRPr="00D77D58">
        <w:rPr>
          <w:rFonts w:ascii="Segoe UI" w:eastAsia="Times New Roman" w:hAnsi="Segoe UI" w:cs="Segoe UI"/>
          <w:color w:val="081C36"/>
          <w:spacing w:val="3"/>
          <w:sz w:val="23"/>
          <w:szCs w:val="23"/>
          <w:lang w:val="en-GB" w:eastAsia="en-GB"/>
        </w:rPr>
        <w:t>kết thúc khối lệnh điều kiện (break).</w:t>
      </w:r>
    </w:p>
    <w:p w14:paraId="204BE375" w14:textId="77777777" w:rsidR="004A66D1" w:rsidRDefault="004A66D1">
      <w:pPr>
        <w:spacing w:after="0" w:line="240" w:lineRule="auto"/>
        <w:rPr>
          <w:rFonts w:asciiTheme="majorHAnsi" w:eastAsiaTheme="majorEastAsia" w:hAnsiTheme="majorHAnsi" w:cstheme="majorBidi"/>
          <w:b/>
          <w:bCs/>
          <w:color w:val="FF0000"/>
          <w:szCs w:val="28"/>
          <w:lang w:val="vi-VN"/>
        </w:rPr>
      </w:pPr>
      <w:r>
        <w:rPr>
          <w:color w:val="FF0000"/>
          <w:lang w:val="vi-VN"/>
        </w:rPr>
        <w:br w:type="page"/>
      </w:r>
    </w:p>
    <w:p w14:paraId="50D8BC52" w14:textId="17E75245" w:rsidR="004A66D1" w:rsidRPr="002842DC" w:rsidRDefault="004A66D1" w:rsidP="004A66D1">
      <w:pPr>
        <w:pStyle w:val="Heading1"/>
        <w:ind w:left="-990"/>
        <w:rPr>
          <w:color w:val="FF0000"/>
          <w:lang w:val="vi-VN"/>
        </w:rPr>
      </w:pPr>
      <w:bookmarkStart w:id="53" w:name="_Toc135847859"/>
      <w:r w:rsidRPr="002842DC">
        <w:rPr>
          <w:color w:val="FF0000"/>
          <w:lang w:val="vi-VN"/>
        </w:rPr>
        <w:lastRenderedPageBreak/>
        <w:t xml:space="preserve">Câu </w:t>
      </w:r>
      <w:r>
        <w:rPr>
          <w:color w:val="FF0000"/>
        </w:rPr>
        <w:t>3</w:t>
      </w:r>
      <w:r w:rsidRPr="002842DC">
        <w:rPr>
          <w:color w:val="FF0000"/>
          <w:lang w:val="vi-VN"/>
        </w:rPr>
        <w:t>:</w:t>
      </w:r>
      <w:bookmarkEnd w:id="53"/>
      <w:r w:rsidRPr="002842DC">
        <w:rPr>
          <w:color w:val="FF0000"/>
          <w:lang w:val="vi-VN"/>
        </w:rPr>
        <w:t xml:space="preserve"> </w:t>
      </w:r>
    </w:p>
    <w:p w14:paraId="3422F4DC" w14:textId="373A5886" w:rsidR="00500EEE" w:rsidRDefault="004A66D1" w:rsidP="004A66D1">
      <w:pPr>
        <w:pStyle w:val="Heading2"/>
        <w:rPr>
          <w:color w:val="00B050"/>
        </w:rPr>
      </w:pPr>
      <w:bookmarkStart w:id="54" w:name="_Toc135847860"/>
      <w:r w:rsidRPr="004A66D1">
        <w:rPr>
          <w:color w:val="00B050"/>
        </w:rPr>
        <w:t>Viết chương trình sử dụng partial class cho các phép tính cộng trừ nhân chia.</w:t>
      </w:r>
      <w:r>
        <w:rPr>
          <w:color w:val="00B050"/>
        </w:rPr>
        <w:t xml:space="preserve"> Bằng 2 cách xây dựng class partial</w:t>
      </w:r>
      <w:bookmarkEnd w:id="54"/>
      <w:r>
        <w:rPr>
          <w:color w:val="00B050"/>
        </w:rPr>
        <w:t xml:space="preserve"> </w:t>
      </w:r>
    </w:p>
    <w:p w14:paraId="5462E52B" w14:textId="41C57E1F" w:rsidR="004A66D1" w:rsidRDefault="004A66D1" w:rsidP="004A66D1">
      <w:pPr>
        <w:rPr>
          <w:lang w:val="en-GB" w:eastAsia="en-GB"/>
        </w:rPr>
      </w:pPr>
      <w:r>
        <w:rPr>
          <w:lang w:val="en-GB" w:eastAsia="en-GB"/>
        </w:rPr>
        <w:t xml:space="preserve">Code: </w:t>
      </w:r>
    </w:p>
    <w:p w14:paraId="5084415B" w14:textId="4A355AF5" w:rsidR="004A66D1" w:rsidRDefault="004A66D1" w:rsidP="004A66D1">
      <w:pPr>
        <w:ind w:left="-1440"/>
        <w:rPr>
          <w:lang w:val="en-GB" w:eastAsia="en-GB"/>
        </w:rPr>
      </w:pPr>
      <w:r w:rsidRPr="004A66D1">
        <w:rPr>
          <w:lang w:val="en-GB" w:eastAsia="en-GB"/>
        </w:rPr>
        <w:drawing>
          <wp:inline distT="0" distB="0" distL="0" distR="0" wp14:anchorId="178052C2" wp14:editId="04DF337A">
            <wp:extent cx="7057390"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65702" cy="3547473"/>
                    </a:xfrm>
                    <a:prstGeom prst="rect">
                      <a:avLst/>
                    </a:prstGeom>
                  </pic:spPr>
                </pic:pic>
              </a:graphicData>
            </a:graphic>
          </wp:inline>
        </w:drawing>
      </w:r>
    </w:p>
    <w:p w14:paraId="786C2404" w14:textId="77777777" w:rsidR="004A66D1" w:rsidRPr="004A66D1" w:rsidRDefault="004A66D1" w:rsidP="004A66D1">
      <w:pPr>
        <w:shd w:val="clear" w:color="auto" w:fill="FFFFFF"/>
        <w:spacing w:after="0" w:line="240" w:lineRule="auto"/>
        <w:rPr>
          <w:rFonts w:ascii="Segoe UI" w:eastAsia="Times New Roman" w:hAnsi="Segoe UI" w:cs="Segoe UI"/>
          <w:color w:val="081C36"/>
          <w:spacing w:val="3"/>
          <w:sz w:val="23"/>
          <w:szCs w:val="23"/>
          <w:lang w:val="en-GB" w:eastAsia="en-GB"/>
        </w:rPr>
      </w:pPr>
      <w:r w:rsidRPr="004A66D1">
        <w:rPr>
          <w:rFonts w:ascii="Segoe UI" w:eastAsia="Times New Roman" w:hAnsi="Segoe UI" w:cs="Segoe UI"/>
          <w:color w:val="081C36"/>
          <w:spacing w:val="3"/>
          <w:sz w:val="23"/>
          <w:szCs w:val="23"/>
          <w:lang w:val="en-GB" w:eastAsia="en-GB"/>
        </w:rPr>
        <w:t>Dòng code đầu tiên khai báo một lớp có tên là "Separate". Lớp này chứa một khối mã (block) được gọi là "Bai3" và được khai báo là "partial".</w:t>
      </w:r>
    </w:p>
    <w:p w14:paraId="67AE9813" w14:textId="77777777" w:rsidR="004A66D1" w:rsidRPr="004A66D1" w:rsidRDefault="004A66D1" w:rsidP="004A66D1">
      <w:pPr>
        <w:shd w:val="clear" w:color="auto" w:fill="FFFFFF"/>
        <w:spacing w:after="0" w:line="240" w:lineRule="auto"/>
        <w:rPr>
          <w:rFonts w:ascii="Segoe UI" w:eastAsia="Times New Roman" w:hAnsi="Segoe UI" w:cs="Segoe UI"/>
          <w:color w:val="081C36"/>
          <w:spacing w:val="3"/>
          <w:sz w:val="23"/>
          <w:szCs w:val="23"/>
          <w:lang w:val="en-GB" w:eastAsia="en-GB"/>
        </w:rPr>
      </w:pPr>
    </w:p>
    <w:p w14:paraId="300CFD06" w14:textId="77777777" w:rsidR="004A66D1" w:rsidRPr="004A66D1" w:rsidRDefault="004A66D1" w:rsidP="004A66D1">
      <w:pPr>
        <w:shd w:val="clear" w:color="auto" w:fill="FFFFFF"/>
        <w:spacing w:after="0" w:line="240" w:lineRule="auto"/>
        <w:rPr>
          <w:rFonts w:ascii="Segoe UI" w:eastAsia="Times New Roman" w:hAnsi="Segoe UI" w:cs="Segoe UI"/>
          <w:color w:val="081C36"/>
          <w:spacing w:val="3"/>
          <w:sz w:val="23"/>
          <w:szCs w:val="23"/>
          <w:lang w:val="en-GB" w:eastAsia="en-GB"/>
        </w:rPr>
      </w:pPr>
      <w:r w:rsidRPr="004A66D1">
        <w:rPr>
          <w:rFonts w:ascii="Segoe UI" w:eastAsia="Times New Roman" w:hAnsi="Segoe UI" w:cs="Segoe UI"/>
          <w:color w:val="081C36"/>
          <w:spacing w:val="3"/>
          <w:sz w:val="23"/>
          <w:szCs w:val="23"/>
          <w:lang w:val="en-GB" w:eastAsia="en-GB"/>
        </w:rPr>
        <w:t>Trong khối mã "Bai3", có hai phương thức công khai (public) là "Add" và "Sub". Phương thức "Add" nhận vào hai tham số a và b, và trả về tổng của hai số đó. Phương thức "Sub" nhận vào hai tham số a và b, và trả về hiệu của hai số đó.</w:t>
      </w:r>
    </w:p>
    <w:p w14:paraId="7D53AD23" w14:textId="729BD587" w:rsidR="004A66D1" w:rsidRDefault="004A66D1" w:rsidP="004A66D1">
      <w:pPr>
        <w:shd w:val="clear" w:color="auto" w:fill="FFFFFF"/>
        <w:spacing w:after="0" w:line="240" w:lineRule="auto"/>
        <w:rPr>
          <w:rFonts w:ascii="Segoe UI" w:eastAsia="Times New Roman" w:hAnsi="Segoe UI" w:cs="Segoe UI"/>
          <w:color w:val="081C36"/>
          <w:spacing w:val="3"/>
          <w:sz w:val="23"/>
          <w:szCs w:val="23"/>
          <w:lang w:val="en-GB" w:eastAsia="en-GB"/>
        </w:rPr>
      </w:pPr>
      <w:r w:rsidRPr="004A66D1">
        <w:rPr>
          <w:rFonts w:ascii="Segoe UI" w:eastAsia="Times New Roman" w:hAnsi="Segoe UI" w:cs="Segoe UI"/>
          <w:color w:val="081C36"/>
          <w:spacing w:val="3"/>
          <w:sz w:val="23"/>
          <w:szCs w:val="23"/>
          <w:lang w:val="en-GB" w:eastAsia="en-GB"/>
        </w:rPr>
        <w:drawing>
          <wp:inline distT="0" distB="0" distL="0" distR="0" wp14:anchorId="328314BE" wp14:editId="69BF7FEF">
            <wp:extent cx="3448531" cy="233395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531" cy="2333951"/>
                    </a:xfrm>
                    <a:prstGeom prst="rect">
                      <a:avLst/>
                    </a:prstGeom>
                  </pic:spPr>
                </pic:pic>
              </a:graphicData>
            </a:graphic>
          </wp:inline>
        </w:drawing>
      </w:r>
    </w:p>
    <w:p w14:paraId="4799E570" w14:textId="7603C92D" w:rsidR="004A66D1" w:rsidRPr="004A66D1" w:rsidRDefault="004A66D1" w:rsidP="004A66D1">
      <w:pPr>
        <w:spacing w:after="0" w:line="240" w:lineRule="auto"/>
        <w:rPr>
          <w:rFonts w:ascii="Segoe UI" w:eastAsia="Times New Roman" w:hAnsi="Segoe UI" w:cs="Segoe UI"/>
          <w:color w:val="081C36"/>
          <w:spacing w:val="3"/>
          <w:sz w:val="23"/>
          <w:szCs w:val="23"/>
          <w:lang w:val="en-GB" w:eastAsia="en-GB"/>
        </w:rPr>
      </w:pPr>
      <w:r>
        <w:rPr>
          <w:rFonts w:ascii="Segoe UI" w:eastAsia="Times New Roman" w:hAnsi="Segoe UI" w:cs="Segoe UI"/>
          <w:color w:val="081C36"/>
          <w:spacing w:val="3"/>
          <w:sz w:val="23"/>
          <w:szCs w:val="23"/>
          <w:lang w:val="en-GB" w:eastAsia="en-GB"/>
        </w:rPr>
        <w:br w:type="page"/>
      </w:r>
    </w:p>
    <w:p w14:paraId="0E260F61" w14:textId="77777777" w:rsidR="004A66D1" w:rsidRPr="004A66D1" w:rsidRDefault="004A66D1" w:rsidP="004A66D1">
      <w:pPr>
        <w:shd w:val="clear" w:color="auto" w:fill="FFFFFF"/>
        <w:spacing w:after="0" w:line="240" w:lineRule="auto"/>
        <w:rPr>
          <w:rFonts w:ascii="Segoe UI" w:eastAsia="Times New Roman" w:hAnsi="Segoe UI" w:cs="Segoe UI"/>
          <w:color w:val="081C36"/>
          <w:spacing w:val="3"/>
          <w:sz w:val="23"/>
          <w:szCs w:val="23"/>
          <w:lang w:val="en-GB" w:eastAsia="en-GB"/>
        </w:rPr>
      </w:pPr>
      <w:r w:rsidRPr="004A66D1">
        <w:rPr>
          <w:rFonts w:ascii="Segoe UI" w:eastAsia="Times New Roman" w:hAnsi="Segoe UI" w:cs="Segoe UI"/>
          <w:color w:val="081C36"/>
          <w:spacing w:val="3"/>
          <w:sz w:val="23"/>
          <w:szCs w:val="23"/>
          <w:lang w:val="en-GB" w:eastAsia="en-GB"/>
        </w:rPr>
        <w:lastRenderedPageBreak/>
        <w:t>Sau đó, khối mã "Bai3" được khai báo lại một lần nữa để mở rộng thêm hai phương thức nữa là "Mul" và "Div". Phương thức "Mul" nhận vào hai tham số a và b, và trả về tích của hai số đó. Phương thức "Div" nhận vào hai tham số a và b, và kiểm tra nếu b là 0 thì in ra màn hình thông báo lỗi "Lỗi: Không thể chia cho 0." và trả về 0. Nếu b khác 0, phương thức trả về thương của hai số đó.</w:t>
      </w:r>
    </w:p>
    <w:p w14:paraId="7BEF3AD3" w14:textId="77777777" w:rsidR="004A66D1" w:rsidRDefault="004A66D1" w:rsidP="004A66D1">
      <w:pPr>
        <w:rPr>
          <w:ins w:id="55" w:author="Yun G" w:date="2023-05-24T18:57:00Z"/>
          <w:lang w:val="en-GB" w:eastAsia="en-GB"/>
        </w:rPr>
      </w:pPr>
      <w:ins w:id="56" w:author="Yun G" w:date="2023-05-24T18:57:00Z">
        <w:r w:rsidRPr="004A66D1">
          <w:rPr>
            <w:lang w:val="en-GB" w:eastAsia="en-GB"/>
          </w:rPr>
          <w:drawing>
            <wp:inline distT="0" distB="0" distL="0" distR="0" wp14:anchorId="7EA4DE86" wp14:editId="15F9C753">
              <wp:extent cx="5068007" cy="39629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007" cy="3962953"/>
                      </a:xfrm>
                      <a:prstGeom prst="rect">
                        <a:avLst/>
                      </a:prstGeom>
                    </pic:spPr>
                  </pic:pic>
                </a:graphicData>
              </a:graphic>
            </wp:inline>
          </w:drawing>
        </w:r>
      </w:ins>
    </w:p>
    <w:p w14:paraId="542705E3" w14:textId="051CB44F" w:rsidR="004A66D1" w:rsidRDefault="004A66D1" w:rsidP="004A66D1">
      <w:pPr>
        <w:rPr>
          <w:ins w:id="57" w:author="Yun G" w:date="2023-05-24T18:58:00Z"/>
          <w:lang w:val="en-GB" w:eastAsia="en-GB"/>
        </w:rPr>
      </w:pPr>
      <w:ins w:id="58" w:author="Yun G" w:date="2023-05-24T18:57:00Z">
        <w:r w:rsidRPr="004A66D1">
          <w:rPr>
            <w:lang w:val="en-GB" w:eastAsia="en-GB"/>
          </w:rPr>
          <w:t>Trong hàm main</w:t>
        </w:r>
      </w:ins>
      <w:ins w:id="59" w:author="Yun G" w:date="2023-05-24T18:58:00Z">
        <w:r>
          <w:rPr>
            <w:lang w:val="en-GB" w:eastAsia="en-GB"/>
          </w:rPr>
          <w:t>:</w:t>
        </w:r>
      </w:ins>
    </w:p>
    <w:p w14:paraId="393DF272" w14:textId="5C47B133" w:rsidR="004A66D1" w:rsidRDefault="004A66D1" w:rsidP="004A66D1">
      <w:pPr>
        <w:ind w:left="-720"/>
        <w:rPr>
          <w:ins w:id="60" w:author="Yun G" w:date="2023-05-24T18:58:00Z"/>
          <w:lang w:val="en-GB" w:eastAsia="en-GB"/>
        </w:rPr>
        <w:pPrChange w:id="61" w:author="Yun G" w:date="2023-05-24T18:59:00Z">
          <w:pPr/>
        </w:pPrChange>
      </w:pPr>
      <w:ins w:id="62" w:author="Yun G" w:date="2023-05-24T18:59:00Z">
        <w:r w:rsidRPr="004A66D1">
          <w:rPr>
            <w:lang w:val="en-GB" w:eastAsia="en-GB"/>
          </w:rPr>
          <w:drawing>
            <wp:inline distT="0" distB="0" distL="0" distR="0" wp14:anchorId="4565DFBF" wp14:editId="7B61FE48">
              <wp:extent cx="6729753" cy="1836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43041" cy="1840046"/>
                      </a:xfrm>
                      <a:prstGeom prst="rect">
                        <a:avLst/>
                      </a:prstGeom>
                    </pic:spPr>
                  </pic:pic>
                </a:graphicData>
              </a:graphic>
            </wp:inline>
          </w:drawing>
        </w:r>
      </w:ins>
    </w:p>
    <w:p w14:paraId="3B7C97A6" w14:textId="79650903" w:rsidR="004A66D1" w:rsidRPr="004A66D1" w:rsidRDefault="004A66D1" w:rsidP="004A66D1">
      <w:pPr>
        <w:rPr>
          <w:ins w:id="63" w:author="Yun G" w:date="2023-05-24T18:58:00Z"/>
          <w:lang w:val="en-GB" w:eastAsia="en-GB"/>
        </w:rPr>
      </w:pPr>
      <w:ins w:id="64" w:author="Yun G" w:date="2023-05-24T18:58:00Z">
        <w:r w:rsidRPr="004A66D1">
          <w:rPr>
            <w:lang w:val="en-GB" w:eastAsia="en-GB"/>
          </w:rPr>
          <w:t>Trong hàm main (method "Main") của lớp "Program", có một điều kiện (case 3) được kiểm tra. Nếu điều kiện này đúng, những dòng code trong khối lệnh điều kiện này sẽ được thực thi.</w:t>
        </w:r>
      </w:ins>
    </w:p>
    <w:p w14:paraId="35D291C6" w14:textId="63ADA019" w:rsidR="004A66D1" w:rsidRPr="004A66D1" w:rsidRDefault="004A66D1" w:rsidP="004A66D1">
      <w:pPr>
        <w:rPr>
          <w:ins w:id="65" w:author="Yun G" w:date="2023-05-24T18:58:00Z"/>
          <w:rFonts w:ascii="Cascadia Mono" w:eastAsia="SimSun" w:hAnsi="Cascadia Mono" w:cs="Cascadia Mono"/>
          <w:color w:val="000000"/>
          <w:sz w:val="19"/>
          <w:szCs w:val="19"/>
          <w:lang w:val="en-GB"/>
          <w:rPrChange w:id="66" w:author="Yun G" w:date="2023-05-24T18:59:00Z">
            <w:rPr>
              <w:ins w:id="67" w:author="Yun G" w:date="2023-05-24T18:58:00Z"/>
              <w:lang w:val="en-GB" w:eastAsia="en-GB"/>
            </w:rPr>
          </w:rPrChange>
        </w:rPr>
      </w:pPr>
      <w:ins w:id="68" w:author="Yun G" w:date="2023-05-24T18:58:00Z">
        <w:r w:rsidRPr="004A66D1">
          <w:rPr>
            <w:lang w:val="en-GB" w:eastAsia="en-GB"/>
          </w:rPr>
          <w:t xml:space="preserve">Dòng code </w:t>
        </w:r>
      </w:ins>
      <w:ins w:id="69" w:author="Yun G" w:date="2023-05-24T18:59:00Z">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"Bạn đã chọn Bài 3: Separate (áp dụng Partial)"</w:t>
        </w:r>
        <w:r>
          <w:rPr>
            <w:rFonts w:ascii="Cascadia Mono" w:eastAsia="SimSun" w:hAnsi="Cascadia Mono" w:cs="Cascadia Mono"/>
            <w:color w:val="000000"/>
            <w:sz w:val="19"/>
            <w:szCs w:val="19"/>
            <w:lang w:val="en-GB"/>
          </w:rPr>
          <w:t>);</w:t>
        </w:r>
        <w:r>
          <w:rPr>
            <w:rFonts w:ascii="Cascadia Mono" w:eastAsia="SimSun" w:hAnsi="Cascadia Mono" w:cs="Cascadia Mono"/>
            <w:color w:val="000000"/>
            <w:sz w:val="19"/>
            <w:szCs w:val="19"/>
            <w:lang w:val="en-GB"/>
          </w:rPr>
          <w:t xml:space="preserve"> </w:t>
        </w:r>
      </w:ins>
      <w:ins w:id="70" w:author="Yun G" w:date="2023-05-24T18:58:00Z">
        <w:r w:rsidRPr="004A66D1">
          <w:rPr>
            <w:lang w:val="en-GB" w:eastAsia="en-GB"/>
          </w:rPr>
          <w:t>in ra màn hình dòng thông báo "Bạn đã chọn Bài 3: Separate (áp dụng Partial)".</w:t>
        </w:r>
      </w:ins>
    </w:p>
    <w:p w14:paraId="6A2F23EE" w14:textId="77777777" w:rsidR="004A66D1" w:rsidRPr="004A66D1" w:rsidRDefault="004A66D1" w:rsidP="004A66D1">
      <w:pPr>
        <w:spacing w:line="240" w:lineRule="auto"/>
        <w:rPr>
          <w:ins w:id="71" w:author="Yun G" w:date="2023-05-24T18:58:00Z"/>
          <w:lang w:val="en-GB" w:eastAsia="en-GB"/>
        </w:rPr>
        <w:pPrChange w:id="72" w:author="Yun G" w:date="2023-05-24T18:59:00Z">
          <w:pPr/>
        </w:pPrChange>
      </w:pPr>
    </w:p>
    <w:p w14:paraId="5C34BBB0" w14:textId="77777777" w:rsidR="004A66D1" w:rsidRDefault="004A66D1" w:rsidP="004A66D1">
      <w:pPr>
        <w:spacing w:line="240" w:lineRule="auto"/>
        <w:rPr>
          <w:ins w:id="73" w:author="Yun G" w:date="2023-05-24T18:59:00Z"/>
          <w:rFonts w:ascii="Cascadia Mono" w:eastAsia="SimSun" w:hAnsi="Cascadia Mono" w:cs="Cascadia Mono"/>
          <w:color w:val="000000"/>
          <w:sz w:val="19"/>
          <w:szCs w:val="19"/>
          <w:lang w:val="en-GB"/>
        </w:rPr>
        <w:pPrChange w:id="74" w:author="Yun G" w:date="2023-05-24T18:59:00Z">
          <w:pPr/>
        </w:pPrChange>
      </w:pPr>
      <w:ins w:id="75" w:author="Yun G" w:date="2023-05-24T18:58:00Z">
        <w:r w:rsidRPr="004A66D1">
          <w:rPr>
            <w:lang w:val="en-GB" w:eastAsia="en-GB"/>
          </w:rPr>
          <w:t xml:space="preserve">Dòng code </w:t>
        </w:r>
      </w:ins>
      <w:ins w:id="76" w:author="Yun G" w:date="2023-05-24T18:59:00Z">
        <w:r>
          <w:rPr>
            <w:rFonts w:ascii="Cascadia Mono" w:eastAsia="SimSun" w:hAnsi="Cascadia Mono" w:cs="Cascadia Mono"/>
            <w:color w:val="000000"/>
            <w:sz w:val="19"/>
            <w:szCs w:val="19"/>
            <w:lang w:val="en-GB"/>
          </w:rPr>
          <w:t xml:space="preserve">Separate.Bai3 bai3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Separate.Bai3();</w:t>
        </w:r>
        <w:r>
          <w:rPr>
            <w:rFonts w:ascii="Cascadia Mono" w:eastAsia="SimSun" w:hAnsi="Cascadia Mono" w:cs="Cascadia Mono"/>
            <w:color w:val="000000"/>
            <w:sz w:val="19"/>
            <w:szCs w:val="19"/>
            <w:lang w:val="en-GB"/>
          </w:rPr>
          <w:t xml:space="preserve"> </w:t>
        </w:r>
      </w:ins>
    </w:p>
    <w:p w14:paraId="2D825AD9" w14:textId="5FF885E0" w:rsidR="004A66D1" w:rsidRPr="004A66D1" w:rsidRDefault="004A66D1" w:rsidP="004A66D1">
      <w:pPr>
        <w:spacing w:line="240" w:lineRule="auto"/>
        <w:rPr>
          <w:ins w:id="77" w:author="Yun G" w:date="2023-05-24T18:58:00Z"/>
          <w:rFonts w:ascii="Cascadia Mono" w:eastAsia="SimSun" w:hAnsi="Cascadia Mono" w:cs="Cascadia Mono"/>
          <w:color w:val="000000"/>
          <w:sz w:val="19"/>
          <w:szCs w:val="19"/>
          <w:lang w:val="en-GB"/>
          <w:rPrChange w:id="78" w:author="Yun G" w:date="2023-05-24T18:59:00Z">
            <w:rPr>
              <w:ins w:id="79" w:author="Yun G" w:date="2023-05-24T18:58:00Z"/>
              <w:lang w:val="en-GB" w:eastAsia="en-GB"/>
            </w:rPr>
          </w:rPrChange>
        </w:rPr>
        <w:pPrChange w:id="80" w:author="Yun G" w:date="2023-05-24T18:59:00Z">
          <w:pPr/>
        </w:pPrChange>
      </w:pPr>
      <w:ins w:id="81" w:author="Yun G" w:date="2023-05-24T18:58:00Z">
        <w:r w:rsidRPr="004A66D1">
          <w:rPr>
            <w:lang w:val="en-GB" w:eastAsia="en-GB"/>
          </w:rPr>
          <w:t>khởi tạo một đối tượng "bai3" thuộc lớp "Separate.Bai3".</w:t>
        </w:r>
      </w:ins>
    </w:p>
    <w:p w14:paraId="7CE3F432" w14:textId="77777777" w:rsidR="004A66D1" w:rsidRPr="004A66D1" w:rsidRDefault="004A66D1" w:rsidP="004A66D1">
      <w:pPr>
        <w:rPr>
          <w:ins w:id="82" w:author="Yun G" w:date="2023-05-24T18:58:00Z"/>
          <w:lang w:val="en-GB" w:eastAsia="en-GB"/>
        </w:rPr>
      </w:pPr>
    </w:p>
    <w:p w14:paraId="0E353764" w14:textId="77777777" w:rsidR="004A66D1" w:rsidRDefault="004A66D1" w:rsidP="004A66D1">
      <w:pPr>
        <w:rPr>
          <w:ins w:id="83" w:author="Yun G" w:date="2023-05-24T19:00:00Z"/>
          <w:rFonts w:ascii="Cascadia Mono" w:eastAsia="SimSun" w:hAnsi="Cascadia Mono" w:cs="Cascadia Mono"/>
          <w:color w:val="000000"/>
          <w:sz w:val="19"/>
          <w:szCs w:val="19"/>
          <w:lang w:val="en-GB"/>
        </w:rPr>
      </w:pPr>
      <w:ins w:id="84" w:author="Yun G" w:date="2023-05-24T18:58:00Z">
        <w:r w:rsidRPr="004A66D1">
          <w:rPr>
            <w:lang w:val="en-GB" w:eastAsia="en-GB"/>
          </w:rPr>
          <w:t xml:space="preserve">Dòng code </w:t>
        </w:r>
      </w:ins>
      <w:ins w:id="85" w:author="Yun G" w:date="2023-05-24T19:00:00Z">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"Cộng = {0}"</w:t>
        </w:r>
        <w:r>
          <w:rPr>
            <w:rFonts w:ascii="Cascadia Mono" w:eastAsia="SimSun" w:hAnsi="Cascadia Mono" w:cs="Cascadia Mono"/>
            <w:color w:val="000000"/>
            <w:sz w:val="19"/>
            <w:szCs w:val="19"/>
            <w:lang w:val="en-GB"/>
          </w:rPr>
          <w:t>, bai3.Add(3, 2));</w:t>
        </w:r>
      </w:ins>
    </w:p>
    <w:p w14:paraId="501C194D" w14:textId="7D24F76E" w:rsidR="004A66D1" w:rsidRPr="004A66D1" w:rsidRDefault="004A66D1" w:rsidP="004A66D1">
      <w:pPr>
        <w:rPr>
          <w:ins w:id="86" w:author="Yun G" w:date="2023-05-24T18:58:00Z"/>
          <w:lang w:val="en-GB" w:eastAsia="en-GB"/>
        </w:rPr>
      </w:pPr>
      <w:ins w:id="87" w:author="Yun G" w:date="2023-05-24T18:58:00Z">
        <w:r w:rsidRPr="004A66D1">
          <w:rPr>
            <w:lang w:val="en-GB" w:eastAsia="en-GB"/>
          </w:rPr>
          <w:t>in ra màn hình giá trị của phép cộng sử dụng phương thức "Add" của đối tượng "bai3".</w:t>
        </w:r>
      </w:ins>
    </w:p>
    <w:p w14:paraId="6103719E" w14:textId="77777777" w:rsidR="004A66D1" w:rsidRPr="004A66D1" w:rsidRDefault="004A66D1" w:rsidP="004A66D1">
      <w:pPr>
        <w:rPr>
          <w:ins w:id="88" w:author="Yun G" w:date="2023-05-24T18:58:00Z"/>
          <w:lang w:val="en-GB" w:eastAsia="en-GB"/>
        </w:rPr>
      </w:pPr>
    </w:p>
    <w:p w14:paraId="31F267E7" w14:textId="77777777" w:rsidR="004A66D1" w:rsidRDefault="004A66D1" w:rsidP="004A66D1">
      <w:pPr>
        <w:rPr>
          <w:ins w:id="89" w:author="Yun G" w:date="2023-05-24T19:00:00Z"/>
          <w:lang w:val="en-GB" w:eastAsia="en-GB"/>
        </w:rPr>
      </w:pPr>
      <w:ins w:id="90" w:author="Yun G" w:date="2023-05-24T18:58:00Z">
        <w:r w:rsidRPr="004A66D1">
          <w:rPr>
            <w:lang w:val="en-GB" w:eastAsia="en-GB"/>
          </w:rPr>
          <w:t xml:space="preserve">Dòng code </w:t>
        </w:r>
      </w:ins>
      <w:ins w:id="91" w:author="Yun G" w:date="2023-05-24T19:00:00Z">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"Trừ = {0}"</w:t>
        </w:r>
        <w:r>
          <w:rPr>
            <w:rFonts w:ascii="Cascadia Mono" w:eastAsia="SimSun" w:hAnsi="Cascadia Mono" w:cs="Cascadia Mono"/>
            <w:color w:val="000000"/>
            <w:sz w:val="19"/>
            <w:szCs w:val="19"/>
            <w:lang w:val="en-GB"/>
          </w:rPr>
          <w:t>, bai3.Sub(4, 3));</w:t>
        </w:r>
      </w:ins>
      <w:ins w:id="92" w:author="Yun G" w:date="2023-05-24T18:58:00Z">
        <w:r w:rsidRPr="004A66D1">
          <w:rPr>
            <w:lang w:val="en-GB" w:eastAsia="en-GB"/>
          </w:rPr>
          <w:t xml:space="preserve"> </w:t>
        </w:r>
      </w:ins>
    </w:p>
    <w:p w14:paraId="5C2AA1A6" w14:textId="28A08A9D" w:rsidR="004A66D1" w:rsidRPr="004A66D1" w:rsidRDefault="004A66D1" w:rsidP="004A66D1">
      <w:pPr>
        <w:rPr>
          <w:ins w:id="93" w:author="Yun G" w:date="2023-05-24T18:58:00Z"/>
          <w:lang w:val="en-GB" w:eastAsia="en-GB"/>
        </w:rPr>
      </w:pPr>
      <w:ins w:id="94" w:author="Yun G" w:date="2023-05-24T18:58:00Z">
        <w:r w:rsidRPr="004A66D1">
          <w:rPr>
            <w:lang w:val="en-GB" w:eastAsia="en-GB"/>
          </w:rPr>
          <w:t>in ra màn hình giá trị của phép trừ sử dụng phương thức "Sub" của đối tượng "bai3".</w:t>
        </w:r>
      </w:ins>
    </w:p>
    <w:p w14:paraId="6A8842AE" w14:textId="77777777" w:rsidR="004A66D1" w:rsidRPr="004A66D1" w:rsidRDefault="004A66D1" w:rsidP="004A66D1">
      <w:pPr>
        <w:rPr>
          <w:ins w:id="95" w:author="Yun G" w:date="2023-05-24T18:58:00Z"/>
          <w:lang w:val="en-GB" w:eastAsia="en-GB"/>
        </w:rPr>
      </w:pPr>
    </w:p>
    <w:p w14:paraId="46606DB5" w14:textId="77777777" w:rsidR="004A66D1" w:rsidRDefault="004A66D1" w:rsidP="004A66D1">
      <w:pPr>
        <w:rPr>
          <w:ins w:id="96" w:author="Yun G" w:date="2023-05-24T19:00:00Z"/>
          <w:rFonts w:ascii="Cascadia Mono" w:eastAsia="SimSun" w:hAnsi="Cascadia Mono" w:cs="Cascadia Mono"/>
          <w:color w:val="000000"/>
          <w:sz w:val="19"/>
          <w:szCs w:val="19"/>
          <w:lang w:val="en-GB"/>
        </w:rPr>
      </w:pPr>
      <w:ins w:id="97" w:author="Yun G" w:date="2023-05-24T18:58:00Z">
        <w:r w:rsidRPr="004A66D1">
          <w:rPr>
            <w:lang w:val="en-GB" w:eastAsia="en-GB"/>
          </w:rPr>
          <w:t xml:space="preserve">Dòng code </w:t>
        </w:r>
      </w:ins>
      <w:ins w:id="98" w:author="Yun G" w:date="2023-05-24T19:00:00Z">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"Nhân = {0}"</w:t>
        </w:r>
        <w:r>
          <w:rPr>
            <w:rFonts w:ascii="Cascadia Mono" w:eastAsia="SimSun" w:hAnsi="Cascadia Mono" w:cs="Cascadia Mono"/>
            <w:color w:val="000000"/>
            <w:sz w:val="19"/>
            <w:szCs w:val="19"/>
            <w:lang w:val="en-GB"/>
          </w:rPr>
          <w:t>, bai3.Mul(9, 9));</w:t>
        </w:r>
      </w:ins>
    </w:p>
    <w:p w14:paraId="08730433" w14:textId="3EEDDDBD" w:rsidR="004A66D1" w:rsidRPr="004A66D1" w:rsidRDefault="004A66D1" w:rsidP="004A66D1">
      <w:pPr>
        <w:rPr>
          <w:ins w:id="99" w:author="Yun G" w:date="2023-05-24T18:58:00Z"/>
          <w:lang w:val="en-GB" w:eastAsia="en-GB"/>
        </w:rPr>
      </w:pPr>
      <w:ins w:id="100" w:author="Yun G" w:date="2023-05-24T18:58:00Z">
        <w:r w:rsidRPr="004A66D1">
          <w:rPr>
            <w:lang w:val="en-GB" w:eastAsia="en-GB"/>
          </w:rPr>
          <w:t>in ra màn hình giá trị của phép nhân sử dụng phương thức "Mul" của đối tượng "bai3".</w:t>
        </w:r>
      </w:ins>
    </w:p>
    <w:p w14:paraId="3F74DD16" w14:textId="77777777" w:rsidR="004A66D1" w:rsidRPr="004A66D1" w:rsidRDefault="004A66D1" w:rsidP="004A66D1">
      <w:pPr>
        <w:rPr>
          <w:ins w:id="101" w:author="Yun G" w:date="2023-05-24T18:58:00Z"/>
          <w:lang w:val="en-GB" w:eastAsia="en-GB"/>
        </w:rPr>
      </w:pPr>
    </w:p>
    <w:p w14:paraId="61727BDB" w14:textId="77777777" w:rsidR="004A66D1" w:rsidRDefault="004A66D1" w:rsidP="004A66D1">
      <w:pPr>
        <w:rPr>
          <w:ins w:id="102" w:author="Yun G" w:date="2023-05-24T19:01:00Z"/>
          <w:rFonts w:ascii="Cascadia Mono" w:eastAsia="SimSun" w:hAnsi="Cascadia Mono" w:cs="Cascadia Mono"/>
          <w:color w:val="000000"/>
          <w:sz w:val="19"/>
          <w:szCs w:val="19"/>
          <w:lang w:val="en-GB"/>
        </w:rPr>
      </w:pPr>
      <w:ins w:id="103" w:author="Yun G" w:date="2023-05-24T18:58:00Z">
        <w:r w:rsidRPr="004A66D1">
          <w:rPr>
            <w:lang w:val="en-GB" w:eastAsia="en-GB"/>
          </w:rPr>
          <w:t xml:space="preserve">Dòng code </w:t>
        </w:r>
      </w:ins>
      <w:ins w:id="104" w:author="Yun G" w:date="2023-05-24T19:01:00Z">
        <w:r>
          <w:rPr>
            <w:rFonts w:ascii="Cascadia Mono" w:eastAsia="SimSun" w:hAnsi="Cascadia Mono" w:cs="Cascadia Mono"/>
            <w:color w:val="000000"/>
            <w:sz w:val="19"/>
            <w:szCs w:val="19"/>
            <w:lang w:val="en-GB"/>
          </w:rPr>
          <w:t>Console.WriteLine(</w:t>
        </w:r>
        <w:r>
          <w:rPr>
            <w:rFonts w:ascii="Cascadia Mono" w:eastAsia="SimSun" w:hAnsi="Cascadia Mono" w:cs="Cascadia Mono"/>
            <w:color w:val="A31515"/>
            <w:sz w:val="19"/>
            <w:szCs w:val="19"/>
            <w:lang w:val="en-GB"/>
          </w:rPr>
          <w:t>"Chia = {0}"</w:t>
        </w:r>
        <w:r>
          <w:rPr>
            <w:rFonts w:ascii="Cascadia Mono" w:eastAsia="SimSun" w:hAnsi="Cascadia Mono" w:cs="Cascadia Mono"/>
            <w:color w:val="000000"/>
            <w:sz w:val="19"/>
            <w:szCs w:val="19"/>
            <w:lang w:val="en-GB"/>
          </w:rPr>
          <w:t>, bai3.Div(21, 7));</w:t>
        </w:r>
      </w:ins>
    </w:p>
    <w:p w14:paraId="0152768E" w14:textId="5A35EA83" w:rsidR="004A66D1" w:rsidRPr="004A66D1" w:rsidRDefault="004A66D1" w:rsidP="004A66D1">
      <w:pPr>
        <w:rPr>
          <w:ins w:id="105" w:author="Yun G" w:date="2023-05-24T18:58:00Z"/>
          <w:lang w:val="en-GB" w:eastAsia="en-GB"/>
        </w:rPr>
      </w:pPr>
      <w:ins w:id="106" w:author="Yun G" w:date="2023-05-24T18:58:00Z">
        <w:r w:rsidRPr="004A66D1">
          <w:rPr>
            <w:lang w:val="en-GB" w:eastAsia="en-GB"/>
          </w:rPr>
          <w:t>in ra màn hình giá trị của phép chia sử dụng phương thức "Div" của đối tượng "bai3". Nếu phép chia có lỗi (chia cho 0), sẽ in ra thông báo lỗi.</w:t>
        </w:r>
      </w:ins>
    </w:p>
    <w:p w14:paraId="270E008C" w14:textId="77777777" w:rsidR="004A66D1" w:rsidRPr="00D77D58" w:rsidRDefault="004A66D1" w:rsidP="004A66D1">
      <w:pPr>
        <w:shd w:val="clear" w:color="auto" w:fill="FFFFFF"/>
        <w:spacing w:after="0" w:line="240" w:lineRule="auto"/>
        <w:rPr>
          <w:ins w:id="107" w:author="Yun G" w:date="2023-05-24T19:01:00Z"/>
          <w:rFonts w:ascii="Segoe UI" w:eastAsia="Times New Roman" w:hAnsi="Segoe UI" w:cs="Segoe UI"/>
          <w:color w:val="081C36"/>
          <w:spacing w:val="3"/>
          <w:sz w:val="23"/>
          <w:szCs w:val="23"/>
          <w:lang w:val="en-GB" w:eastAsia="en-GB"/>
        </w:rPr>
      </w:pPr>
      <w:ins w:id="108" w:author="Yun G" w:date="2023-05-24T19:01:00Z">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00"/>
            <w:sz w:val="19"/>
            <w:szCs w:val="19"/>
            <w:lang w:val="en-GB"/>
          </w:rPr>
          <w:t xml:space="preserve">Console.ReadLine(); </w:t>
        </w:r>
        <w:r w:rsidRPr="00D77D58">
          <w:rPr>
            <w:rFonts w:ascii="Segoe UI" w:eastAsia="Times New Roman" w:hAnsi="Segoe UI" w:cs="Segoe UI"/>
            <w:color w:val="081C36"/>
            <w:spacing w:val="3"/>
            <w:sz w:val="23"/>
            <w:szCs w:val="23"/>
            <w:lang w:val="en-GB" w:eastAsia="en-GB"/>
          </w:rPr>
          <w:t>chờ người dùng nhấn phím để tiếp tục (đọc một dòng nhập từ bàn phím).</w:t>
        </w:r>
      </w:ins>
    </w:p>
    <w:p w14:paraId="5F37D599" w14:textId="77777777" w:rsidR="004A66D1" w:rsidRPr="00D77D58" w:rsidRDefault="004A66D1" w:rsidP="004A66D1">
      <w:pPr>
        <w:shd w:val="clear" w:color="auto" w:fill="FFFFFF"/>
        <w:spacing w:after="0" w:line="240" w:lineRule="auto"/>
        <w:rPr>
          <w:ins w:id="109" w:author="Yun G" w:date="2023-05-24T19:01:00Z"/>
          <w:rFonts w:ascii="Segoe UI" w:eastAsia="Times New Roman" w:hAnsi="Segoe UI" w:cs="Segoe UI"/>
          <w:color w:val="081C36"/>
          <w:spacing w:val="3"/>
          <w:sz w:val="23"/>
          <w:szCs w:val="23"/>
          <w:lang w:val="en-GB" w:eastAsia="en-GB"/>
        </w:rPr>
      </w:pPr>
    </w:p>
    <w:p w14:paraId="7C0A2725" w14:textId="77777777" w:rsidR="004A66D1" w:rsidRPr="00D77D58" w:rsidRDefault="004A66D1" w:rsidP="004A66D1">
      <w:pPr>
        <w:shd w:val="clear" w:color="auto" w:fill="FFFFFF"/>
        <w:spacing w:after="0" w:line="240" w:lineRule="auto"/>
        <w:rPr>
          <w:ins w:id="110" w:author="Yun G" w:date="2023-05-24T19:01:00Z"/>
          <w:rFonts w:ascii="Segoe UI" w:eastAsia="Times New Roman" w:hAnsi="Segoe UI" w:cs="Segoe UI"/>
          <w:color w:val="081C36"/>
          <w:spacing w:val="3"/>
          <w:sz w:val="23"/>
          <w:szCs w:val="23"/>
          <w:lang w:val="en-GB" w:eastAsia="en-GB"/>
        </w:rPr>
      </w:pPr>
      <w:ins w:id="111" w:author="Yun G" w:date="2023-05-24T19:01:00Z">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00"/>
            <w:sz w:val="19"/>
            <w:szCs w:val="19"/>
            <w:lang w:val="en-GB"/>
          </w:rPr>
          <w:t xml:space="preserve">Console.Clear(); </w:t>
        </w:r>
        <w:r w:rsidRPr="00D77D58">
          <w:rPr>
            <w:rFonts w:ascii="Segoe UI" w:eastAsia="Times New Roman" w:hAnsi="Segoe UI" w:cs="Segoe UI"/>
            <w:color w:val="081C36"/>
            <w:spacing w:val="3"/>
            <w:sz w:val="23"/>
            <w:szCs w:val="23"/>
            <w:lang w:val="en-GB" w:eastAsia="en-GB"/>
          </w:rPr>
          <w:t>xóa màn hình console (clear console).</w:t>
        </w:r>
      </w:ins>
    </w:p>
    <w:p w14:paraId="2C8CAB1B" w14:textId="77777777" w:rsidR="004A66D1" w:rsidRPr="00D77D58" w:rsidRDefault="004A66D1" w:rsidP="004A66D1">
      <w:pPr>
        <w:shd w:val="clear" w:color="auto" w:fill="FFFFFF"/>
        <w:spacing w:after="0" w:line="240" w:lineRule="auto"/>
        <w:rPr>
          <w:ins w:id="112" w:author="Yun G" w:date="2023-05-24T19:01:00Z"/>
          <w:rFonts w:ascii="Segoe UI" w:eastAsia="Times New Roman" w:hAnsi="Segoe UI" w:cs="Segoe UI"/>
          <w:color w:val="081C36"/>
          <w:spacing w:val="3"/>
          <w:sz w:val="23"/>
          <w:szCs w:val="23"/>
          <w:lang w:val="en-GB" w:eastAsia="en-GB"/>
        </w:rPr>
      </w:pPr>
    </w:p>
    <w:p w14:paraId="2B8CFD9B" w14:textId="77777777" w:rsidR="004A66D1" w:rsidRPr="00D77D58" w:rsidRDefault="004A66D1" w:rsidP="004A66D1">
      <w:pPr>
        <w:shd w:val="clear" w:color="auto" w:fill="FFFFFF"/>
        <w:spacing w:after="0" w:line="240" w:lineRule="auto"/>
        <w:rPr>
          <w:ins w:id="113" w:author="Yun G" w:date="2023-05-24T19:01:00Z"/>
          <w:rFonts w:ascii="Segoe UI" w:eastAsia="Times New Roman" w:hAnsi="Segoe UI" w:cs="Segoe UI"/>
          <w:color w:val="081C36"/>
          <w:spacing w:val="3"/>
          <w:sz w:val="23"/>
          <w:szCs w:val="23"/>
          <w:lang w:val="en-GB" w:eastAsia="en-GB"/>
        </w:rPr>
      </w:pPr>
      <w:ins w:id="114" w:author="Yun G" w:date="2023-05-24T19:01:00Z">
        <w:r w:rsidRPr="00D77D58">
          <w:rPr>
            <w:rFonts w:ascii="Segoe UI" w:eastAsia="Times New Roman" w:hAnsi="Segoe UI" w:cs="Segoe UI"/>
            <w:color w:val="081C36"/>
            <w:spacing w:val="3"/>
            <w:sz w:val="23"/>
            <w:szCs w:val="23"/>
            <w:lang w:val="en-GB" w:eastAsia="en-GB"/>
          </w:rPr>
          <w:t xml:space="preserve">Dòng code </w:t>
        </w:r>
        <w:r>
          <w:rPr>
            <w:rFonts w:ascii="Cascadia Mono" w:eastAsia="SimSun" w:hAnsi="Cascadia Mono" w:cs="Cascadia Mono"/>
            <w:color w:val="0000FF"/>
            <w:sz w:val="19"/>
            <w:szCs w:val="19"/>
            <w:lang w:val="en-GB"/>
          </w:rPr>
          <w:t>break</w:t>
        </w:r>
        <w:r>
          <w:rPr>
            <w:rFonts w:ascii="Cascadia Mono" w:eastAsia="SimSun" w:hAnsi="Cascadia Mono" w:cs="Cascadia Mono"/>
            <w:color w:val="000000"/>
            <w:sz w:val="19"/>
            <w:szCs w:val="19"/>
            <w:lang w:val="en-GB"/>
          </w:rPr>
          <w:t xml:space="preserve">; </w:t>
        </w:r>
        <w:r w:rsidRPr="00D77D58">
          <w:rPr>
            <w:rFonts w:ascii="Segoe UI" w:eastAsia="Times New Roman" w:hAnsi="Segoe UI" w:cs="Segoe UI"/>
            <w:color w:val="081C36"/>
            <w:spacing w:val="3"/>
            <w:sz w:val="23"/>
            <w:szCs w:val="23"/>
            <w:lang w:val="en-GB" w:eastAsia="en-GB"/>
          </w:rPr>
          <w:t>kết thúc khối lệnh điều kiện (break).</w:t>
        </w:r>
      </w:ins>
    </w:p>
    <w:p w14:paraId="7236FB1C" w14:textId="78833049" w:rsidR="004A66D1" w:rsidRDefault="004A66D1">
      <w:pPr>
        <w:spacing w:after="0" w:line="240" w:lineRule="auto"/>
        <w:rPr>
          <w:ins w:id="115" w:author="Yun G" w:date="2023-05-24T19:03:00Z"/>
          <w:lang w:val="en-GB" w:eastAsia="en-GB"/>
        </w:rPr>
      </w:pPr>
      <w:ins w:id="116" w:author="Yun G" w:date="2023-05-24T19:03:00Z">
        <w:r>
          <w:rPr>
            <w:lang w:val="en-GB" w:eastAsia="en-GB"/>
          </w:rPr>
          <w:br w:type="page"/>
        </w:r>
      </w:ins>
    </w:p>
    <w:p w14:paraId="498E7422" w14:textId="0C424D97" w:rsidR="004A66D1" w:rsidRPr="002842DC" w:rsidRDefault="004A66D1" w:rsidP="004A66D1">
      <w:pPr>
        <w:pStyle w:val="Heading1"/>
        <w:ind w:left="-990"/>
        <w:rPr>
          <w:ins w:id="117" w:author="Yun G" w:date="2023-05-24T19:03:00Z"/>
          <w:color w:val="FF0000"/>
          <w:lang w:val="vi-VN"/>
        </w:rPr>
      </w:pPr>
      <w:bookmarkStart w:id="118" w:name="_Toc135847861"/>
      <w:ins w:id="119" w:author="Yun G" w:date="2023-05-24T19:03:00Z">
        <w:r w:rsidRPr="002842DC">
          <w:rPr>
            <w:color w:val="FF0000"/>
            <w:lang w:val="vi-VN"/>
          </w:rPr>
          <w:lastRenderedPageBreak/>
          <w:t xml:space="preserve">Câu </w:t>
        </w:r>
        <w:r>
          <w:rPr>
            <w:color w:val="FF0000"/>
          </w:rPr>
          <w:t>4</w:t>
        </w:r>
        <w:r w:rsidRPr="002842DC">
          <w:rPr>
            <w:color w:val="FF0000"/>
            <w:lang w:val="vi-VN"/>
          </w:rPr>
          <w:t>:</w:t>
        </w:r>
        <w:bookmarkEnd w:id="118"/>
        <w:r w:rsidRPr="002842DC">
          <w:rPr>
            <w:color w:val="FF0000"/>
            <w:lang w:val="vi-VN"/>
          </w:rPr>
          <w:t xml:space="preserve"> </w:t>
        </w:r>
      </w:ins>
    </w:p>
    <w:p w14:paraId="37E9399C" w14:textId="235DBF51" w:rsidR="004A66D1" w:rsidRDefault="004A66D1" w:rsidP="004A66D1">
      <w:pPr>
        <w:pStyle w:val="Heading2"/>
        <w:rPr>
          <w:ins w:id="120" w:author="Yun G" w:date="2023-05-24T19:04:00Z"/>
          <w:color w:val="00B050"/>
        </w:rPr>
      </w:pPr>
      <w:bookmarkStart w:id="121" w:name="_Toc135847862"/>
      <w:ins w:id="122" w:author="Yun G" w:date="2023-05-24T19:03:00Z">
        <w:r w:rsidRPr="004A66D1">
          <w:rPr>
            <w:color w:val="00B050"/>
            <w:rPrChange w:id="123" w:author="Yun G" w:date="2023-05-24T19:03:00Z">
              <w:rPr>
                <w:color w:val="00B050"/>
              </w:rPr>
            </w:rPrChange>
          </w:rPr>
          <w:t xml:space="preserve">Viết </w:t>
        </w:r>
        <w:r w:rsidRPr="004A66D1">
          <w:rPr>
            <w:color w:val="00B050"/>
            <w:rPrChange w:id="124" w:author="Yun G" w:date="2023-05-24T19:03:00Z">
              <w:rPr/>
            </w:rPrChange>
          </w:rPr>
          <w:t>chương trình so sánh hiệu suất giữa List và HashSet</w:t>
        </w:r>
        <w:bookmarkEnd w:id="121"/>
        <w:r w:rsidRPr="004A66D1">
          <w:rPr>
            <w:color w:val="00B050"/>
            <w:rPrChange w:id="125" w:author="Yun G" w:date="2023-05-24T19:03:00Z">
              <w:rPr>
                <w:color w:val="00B050"/>
              </w:rPr>
            </w:rPrChange>
          </w:rPr>
          <w:t xml:space="preserve"> </w:t>
        </w:r>
      </w:ins>
    </w:p>
    <w:p w14:paraId="5E815759" w14:textId="01248495" w:rsidR="004A66D1" w:rsidRDefault="004A66D1" w:rsidP="004A66D1">
      <w:pPr>
        <w:rPr>
          <w:ins w:id="126" w:author="Yun G" w:date="2023-05-24T19:05:00Z"/>
        </w:rPr>
      </w:pPr>
      <w:ins w:id="127" w:author="Yun G" w:date="2023-05-24T19:04:00Z">
        <w:r w:rsidRPr="004A66D1">
          <w:t>Dòng code đầu tiên in ra màn hình dòng thông báo "Bạn đã chọn Bài 4: so sánh HashSet và List".</w:t>
        </w:r>
        <w:r w:rsidR="00774AE8">
          <w:t xml:space="preserve"> </w:t>
        </w:r>
      </w:ins>
    </w:p>
    <w:p w14:paraId="3E21023D" w14:textId="769D217D" w:rsidR="004A66D1" w:rsidRDefault="004A66D1" w:rsidP="004A66D1">
      <w:pPr>
        <w:autoSpaceDE w:val="0"/>
        <w:autoSpaceDN w:val="0"/>
        <w:adjustRightInd w:val="0"/>
        <w:spacing w:after="0" w:line="240" w:lineRule="auto"/>
        <w:rPr>
          <w:ins w:id="128" w:author="Yun G" w:date="2023-05-24T19:04:00Z"/>
          <w:rFonts w:ascii="Cascadia Mono" w:eastAsia="SimSun" w:hAnsi="Cascadia Mono" w:cs="Cascadia Mono"/>
          <w:color w:val="000000"/>
          <w:sz w:val="19"/>
          <w:szCs w:val="19"/>
          <w:lang w:val="en-GB"/>
        </w:rPr>
      </w:pPr>
      <w:ins w:id="129" w:author="Yun G" w:date="2023-05-24T19:03:00Z">
        <w:r>
          <w:rPr>
            <w:rFonts w:ascii="Cascadia Mono" w:eastAsia="SimSun" w:hAnsi="Cascadia Mono" w:cs="Cascadia Mono"/>
            <w:color w:val="000000"/>
            <w:sz w:val="19"/>
            <w:szCs w:val="19"/>
            <w:lang w:val="en-GB"/>
          </w:rPr>
          <w:t xml:space="preserve">  Console.WriteLine(</w:t>
        </w:r>
        <w:r>
          <w:rPr>
            <w:rFonts w:ascii="Cascadia Mono" w:eastAsia="SimSun" w:hAnsi="Cascadia Mono" w:cs="Cascadia Mono"/>
            <w:color w:val="A31515"/>
            <w:sz w:val="19"/>
            <w:szCs w:val="19"/>
            <w:lang w:val="en-GB"/>
          </w:rPr>
          <w:t>"Bạn đã chọn Bài 4: so sánh HashSet và List"</w:t>
        </w:r>
        <w:r>
          <w:rPr>
            <w:rFonts w:ascii="Cascadia Mono" w:eastAsia="SimSun" w:hAnsi="Cascadia Mono" w:cs="Cascadia Mono"/>
            <w:color w:val="000000"/>
            <w:sz w:val="19"/>
            <w:szCs w:val="19"/>
            <w:lang w:val="en-GB"/>
          </w:rPr>
          <w:t>);</w:t>
        </w:r>
      </w:ins>
    </w:p>
    <w:p w14:paraId="051AAFA0" w14:textId="5FF22AA5" w:rsidR="00774AE8" w:rsidRDefault="00774AE8" w:rsidP="004A66D1">
      <w:pPr>
        <w:autoSpaceDE w:val="0"/>
        <w:autoSpaceDN w:val="0"/>
        <w:adjustRightInd w:val="0"/>
        <w:spacing w:after="0" w:line="240" w:lineRule="auto"/>
        <w:rPr>
          <w:ins w:id="130" w:author="Yun G" w:date="2023-05-24T19:04:00Z"/>
          <w:rFonts w:ascii="Cascadia Mono" w:eastAsia="SimSun" w:hAnsi="Cascadia Mono" w:cs="Cascadia Mono"/>
          <w:color w:val="000000"/>
          <w:sz w:val="19"/>
          <w:szCs w:val="19"/>
          <w:lang w:val="en-GB"/>
        </w:rPr>
      </w:pPr>
    </w:p>
    <w:p w14:paraId="685ADE2C" w14:textId="64B1D28D" w:rsidR="00774AE8" w:rsidRDefault="00774AE8" w:rsidP="004A66D1">
      <w:pPr>
        <w:autoSpaceDE w:val="0"/>
        <w:autoSpaceDN w:val="0"/>
        <w:adjustRightInd w:val="0"/>
        <w:spacing w:after="0" w:line="240" w:lineRule="auto"/>
        <w:rPr>
          <w:ins w:id="131" w:author="Yun G" w:date="2023-05-24T19:07:00Z"/>
        </w:rPr>
      </w:pPr>
      <w:ins w:id="132" w:author="Yun G" w:date="2023-05-24T19:04:00Z">
        <w:r w:rsidRPr="00774AE8">
          <w:t>Dòng code thứ ba khai báo biến "times" với giá trị là 10000000, đại diện cho số lần lặp trong vòng for.</w:t>
        </w:r>
      </w:ins>
    </w:p>
    <w:p w14:paraId="14E765A9" w14:textId="77777777" w:rsidR="00774AE8" w:rsidRDefault="00774AE8" w:rsidP="004A66D1">
      <w:pPr>
        <w:autoSpaceDE w:val="0"/>
        <w:autoSpaceDN w:val="0"/>
        <w:adjustRightInd w:val="0"/>
        <w:spacing w:after="0" w:line="240" w:lineRule="auto"/>
        <w:rPr>
          <w:ins w:id="133" w:author="Yun G" w:date="2023-05-24T19:03:00Z"/>
          <w:rFonts w:ascii="Cascadia Mono" w:eastAsia="SimSun" w:hAnsi="Cascadia Mono" w:cs="Cascadia Mono"/>
          <w:color w:val="000000"/>
          <w:sz w:val="19"/>
          <w:szCs w:val="19"/>
          <w:lang w:val="en-GB"/>
        </w:rPr>
      </w:pPr>
    </w:p>
    <w:p w14:paraId="135FBDC6" w14:textId="7A8B3F76" w:rsidR="004A66D1" w:rsidRDefault="004A66D1" w:rsidP="004A66D1">
      <w:pPr>
        <w:autoSpaceDE w:val="0"/>
        <w:autoSpaceDN w:val="0"/>
        <w:adjustRightInd w:val="0"/>
        <w:spacing w:after="0" w:line="240" w:lineRule="auto"/>
        <w:rPr>
          <w:ins w:id="134" w:author="Yun G" w:date="2023-05-24T19:05:00Z"/>
          <w:rFonts w:ascii="Cascadia Mono" w:eastAsia="SimSun" w:hAnsi="Cascadia Mono" w:cs="Cascadia Mono"/>
          <w:color w:val="000000"/>
          <w:sz w:val="19"/>
          <w:szCs w:val="19"/>
          <w:lang w:val="en-GB"/>
        </w:rPr>
      </w:pPr>
      <w:ins w:id="135"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times = 10000000;</w:t>
        </w:r>
      </w:ins>
    </w:p>
    <w:p w14:paraId="4B0E816F" w14:textId="77777777" w:rsidR="00774AE8" w:rsidRDefault="00774AE8" w:rsidP="004A66D1">
      <w:pPr>
        <w:autoSpaceDE w:val="0"/>
        <w:autoSpaceDN w:val="0"/>
        <w:adjustRightInd w:val="0"/>
        <w:spacing w:after="0" w:line="240" w:lineRule="auto"/>
        <w:rPr>
          <w:ins w:id="136" w:author="Yun G" w:date="2023-05-24T19:04:00Z"/>
          <w:rFonts w:ascii="Cascadia Mono" w:eastAsia="SimSun" w:hAnsi="Cascadia Mono" w:cs="Cascadia Mono"/>
          <w:color w:val="000000"/>
          <w:sz w:val="19"/>
          <w:szCs w:val="19"/>
          <w:lang w:val="en-GB"/>
        </w:rPr>
      </w:pPr>
    </w:p>
    <w:p w14:paraId="631F6D8F" w14:textId="254D39F6" w:rsidR="00774AE8" w:rsidRDefault="00774AE8" w:rsidP="00774AE8">
      <w:pPr>
        <w:rPr>
          <w:ins w:id="137" w:author="Yun G" w:date="2023-05-24T19:05:00Z"/>
        </w:rPr>
      </w:pPr>
      <w:ins w:id="138" w:author="Yun G" w:date="2023-05-24T19:05:00Z">
        <w:r>
          <w:t>K</w:t>
        </w:r>
        <w:r>
          <w:t>hởi tạo một vòng lặp for để thử nghiệm và so sánh hiệu suất giữa List và HashSet với kích thước tăng dần từ 1 đến 9.</w:t>
        </w:r>
      </w:ins>
    </w:p>
    <w:p w14:paraId="47BAEDE7" w14:textId="77777777" w:rsidR="00774AE8" w:rsidRDefault="00774AE8" w:rsidP="00774AE8">
      <w:pPr>
        <w:rPr>
          <w:ins w:id="139" w:author="Yun G" w:date="2023-05-24T19:05:00Z"/>
        </w:rPr>
      </w:pPr>
      <w:ins w:id="140" w:author="Yun G" w:date="2023-05-24T19:05:00Z">
        <w:r>
          <w:t>Trong khối lệnh của vòng lặp for này, tạo ra một List&lt;string&gt; có tên là "list" và một HashSet&lt;string&gt; có tên là "hashset". Tiếp theo, trong một vòng lặp khác, thêm các chuỗi "string" + số thứ tự vào cả List và HashSet.</w:t>
        </w:r>
      </w:ins>
    </w:p>
    <w:p w14:paraId="6945976C" w14:textId="77777777" w:rsidR="00774AE8" w:rsidRDefault="00774AE8" w:rsidP="00774AE8">
      <w:pPr>
        <w:rPr>
          <w:ins w:id="141" w:author="Yun G" w:date="2023-05-24T19:05:00Z"/>
        </w:rPr>
      </w:pPr>
      <w:ins w:id="142" w:author="Yun G" w:date="2023-05-24T19:05:00Z">
        <w:r>
          <w:t>Sau đó, tạo một đối tượng Stopwatch để đo thời gian thực thi. Bắt đầu đếm thời gian bằng cách gọi phương thức Start() của Stopwatch.</w:t>
        </w:r>
      </w:ins>
    </w:p>
    <w:p w14:paraId="6F92C3DA" w14:textId="02914EC5" w:rsidR="00774AE8" w:rsidRDefault="00774AE8" w:rsidP="00774AE8">
      <w:pPr>
        <w:rPr>
          <w:ins w:id="143" w:author="Yun G" w:date="2023-05-24T19:06:00Z"/>
        </w:rPr>
      </w:pPr>
      <w:ins w:id="144" w:author="Yun G" w:date="2023-05-24T19:05:00Z">
        <w:r>
          <w:t>Tiếp theo, trong một vòng lặp, thực hiện việc xóa và thêm một phần tử trong List "list" với chuỗi "string0", lặp lại theo số lần đã khai báo trong biến "times".</w:t>
        </w:r>
      </w:ins>
    </w:p>
    <w:p w14:paraId="06B8F891" w14:textId="77777777" w:rsidR="00774AE8" w:rsidRDefault="00774AE8" w:rsidP="004A66D1">
      <w:pPr>
        <w:autoSpaceDE w:val="0"/>
        <w:autoSpaceDN w:val="0"/>
        <w:adjustRightInd w:val="0"/>
        <w:spacing w:after="0" w:line="240" w:lineRule="auto"/>
        <w:rPr>
          <w:ins w:id="145" w:author="Yun G" w:date="2023-05-24T19:03:00Z"/>
          <w:rFonts w:ascii="Cascadia Mono" w:eastAsia="SimSun" w:hAnsi="Cascadia Mono" w:cs="Cascadia Mono"/>
          <w:color w:val="000000"/>
          <w:sz w:val="19"/>
          <w:szCs w:val="19"/>
          <w:lang w:val="en-GB"/>
        </w:rPr>
      </w:pPr>
    </w:p>
    <w:p w14:paraId="5AFFFFB6" w14:textId="77777777" w:rsidR="004A66D1" w:rsidRDefault="004A66D1" w:rsidP="004A66D1">
      <w:pPr>
        <w:autoSpaceDE w:val="0"/>
        <w:autoSpaceDN w:val="0"/>
        <w:adjustRightInd w:val="0"/>
        <w:spacing w:after="0" w:line="240" w:lineRule="auto"/>
        <w:rPr>
          <w:ins w:id="146" w:author="Yun G" w:date="2023-05-24T19:03:00Z"/>
          <w:rFonts w:ascii="Cascadia Mono" w:eastAsia="SimSun" w:hAnsi="Cascadia Mono" w:cs="Cascadia Mono"/>
          <w:color w:val="000000"/>
          <w:sz w:val="19"/>
          <w:szCs w:val="19"/>
          <w:lang w:val="en-GB"/>
        </w:rPr>
      </w:pPr>
      <w:ins w:id="147"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listSize = 1; listSize &lt; 10; listSize++)</w:t>
        </w:r>
      </w:ins>
    </w:p>
    <w:p w14:paraId="2A01DE75" w14:textId="77777777" w:rsidR="004A66D1" w:rsidRDefault="004A66D1" w:rsidP="004A66D1">
      <w:pPr>
        <w:autoSpaceDE w:val="0"/>
        <w:autoSpaceDN w:val="0"/>
        <w:adjustRightInd w:val="0"/>
        <w:spacing w:after="0" w:line="240" w:lineRule="auto"/>
        <w:rPr>
          <w:ins w:id="148" w:author="Yun G" w:date="2023-05-24T19:03:00Z"/>
          <w:rFonts w:ascii="Cascadia Mono" w:eastAsia="SimSun" w:hAnsi="Cascadia Mono" w:cs="Cascadia Mono"/>
          <w:color w:val="000000"/>
          <w:sz w:val="19"/>
          <w:szCs w:val="19"/>
          <w:lang w:val="en-GB"/>
        </w:rPr>
      </w:pPr>
      <w:ins w:id="149" w:author="Yun G" w:date="2023-05-24T19:03:00Z">
        <w:r>
          <w:rPr>
            <w:rFonts w:ascii="Cascadia Mono" w:eastAsia="SimSun" w:hAnsi="Cascadia Mono" w:cs="Cascadia Mono"/>
            <w:color w:val="000000"/>
            <w:sz w:val="19"/>
            <w:szCs w:val="19"/>
            <w:lang w:val="en-GB"/>
          </w:rPr>
          <w:t xml:space="preserve">                            {</w:t>
        </w:r>
      </w:ins>
    </w:p>
    <w:p w14:paraId="24BFF337" w14:textId="77777777" w:rsidR="004A66D1" w:rsidRDefault="004A66D1" w:rsidP="004A66D1">
      <w:pPr>
        <w:autoSpaceDE w:val="0"/>
        <w:autoSpaceDN w:val="0"/>
        <w:adjustRightInd w:val="0"/>
        <w:spacing w:after="0" w:line="240" w:lineRule="auto"/>
        <w:rPr>
          <w:ins w:id="150" w:author="Yun G" w:date="2023-05-24T19:03:00Z"/>
          <w:rFonts w:ascii="Cascadia Mono" w:eastAsia="SimSun" w:hAnsi="Cascadia Mono" w:cs="Cascadia Mono"/>
          <w:color w:val="000000"/>
          <w:sz w:val="19"/>
          <w:szCs w:val="19"/>
          <w:lang w:val="en-GB"/>
        </w:rPr>
      </w:pPr>
      <w:ins w:id="151" w:author="Yun G" w:date="2023-05-24T19:03:00Z">
        <w:r>
          <w:rPr>
            <w:rFonts w:ascii="Cascadia Mono" w:eastAsia="SimSun" w:hAnsi="Cascadia Mono" w:cs="Cascadia Mono"/>
            <w:color w:val="000000"/>
            <w:sz w:val="19"/>
            <w:szCs w:val="19"/>
            <w:lang w:val="en-GB"/>
          </w:rPr>
          <w:t xml:space="preserve">                                List&lt;</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&gt; list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List&lt;</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&gt;();</w:t>
        </w:r>
      </w:ins>
    </w:p>
    <w:p w14:paraId="72E24E1C" w14:textId="77777777" w:rsidR="004A66D1" w:rsidRDefault="004A66D1" w:rsidP="004A66D1">
      <w:pPr>
        <w:autoSpaceDE w:val="0"/>
        <w:autoSpaceDN w:val="0"/>
        <w:adjustRightInd w:val="0"/>
        <w:spacing w:after="0" w:line="240" w:lineRule="auto"/>
        <w:rPr>
          <w:ins w:id="152" w:author="Yun G" w:date="2023-05-24T19:03:00Z"/>
          <w:rFonts w:ascii="Cascadia Mono" w:eastAsia="SimSun" w:hAnsi="Cascadia Mono" w:cs="Cascadia Mono"/>
          <w:color w:val="000000"/>
          <w:sz w:val="19"/>
          <w:szCs w:val="19"/>
          <w:lang w:val="en-GB"/>
        </w:rPr>
      </w:pPr>
      <w:ins w:id="153" w:author="Yun G" w:date="2023-05-24T19:03:00Z">
        <w:r>
          <w:rPr>
            <w:rFonts w:ascii="Cascadia Mono" w:eastAsia="SimSun" w:hAnsi="Cascadia Mono" w:cs="Cascadia Mono"/>
            <w:color w:val="000000"/>
            <w:sz w:val="19"/>
            <w:szCs w:val="19"/>
            <w:lang w:val="en-GB"/>
          </w:rPr>
          <w:t xml:space="preserve">                                HashSet&lt;</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 xml:space="preserve">&gt; hashset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HashSet&lt;</w:t>
        </w:r>
        <w:r>
          <w:rPr>
            <w:rFonts w:ascii="Cascadia Mono" w:eastAsia="SimSun" w:hAnsi="Cascadia Mono" w:cs="Cascadia Mono"/>
            <w:color w:val="0000FF"/>
            <w:sz w:val="19"/>
            <w:szCs w:val="19"/>
            <w:lang w:val="en-GB"/>
          </w:rPr>
          <w:t>string</w:t>
        </w:r>
        <w:r>
          <w:rPr>
            <w:rFonts w:ascii="Cascadia Mono" w:eastAsia="SimSun" w:hAnsi="Cascadia Mono" w:cs="Cascadia Mono"/>
            <w:color w:val="000000"/>
            <w:sz w:val="19"/>
            <w:szCs w:val="19"/>
            <w:lang w:val="en-GB"/>
          </w:rPr>
          <w:t>&gt;();</w:t>
        </w:r>
      </w:ins>
    </w:p>
    <w:p w14:paraId="6EDB6CCC" w14:textId="77777777" w:rsidR="004A66D1" w:rsidRDefault="004A66D1" w:rsidP="004A66D1">
      <w:pPr>
        <w:autoSpaceDE w:val="0"/>
        <w:autoSpaceDN w:val="0"/>
        <w:adjustRightInd w:val="0"/>
        <w:spacing w:after="0" w:line="240" w:lineRule="auto"/>
        <w:rPr>
          <w:ins w:id="154" w:author="Yun G" w:date="2023-05-24T19:03:00Z"/>
          <w:rFonts w:ascii="Cascadia Mono" w:eastAsia="SimSun" w:hAnsi="Cascadia Mono" w:cs="Cascadia Mono"/>
          <w:color w:val="000000"/>
          <w:sz w:val="19"/>
          <w:szCs w:val="19"/>
          <w:lang w:val="en-GB"/>
        </w:rPr>
      </w:pPr>
      <w:ins w:id="155"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i = 0; i &lt; listSize; i++)</w:t>
        </w:r>
      </w:ins>
    </w:p>
    <w:p w14:paraId="72E9CC36" w14:textId="77777777" w:rsidR="004A66D1" w:rsidRDefault="004A66D1" w:rsidP="004A66D1">
      <w:pPr>
        <w:autoSpaceDE w:val="0"/>
        <w:autoSpaceDN w:val="0"/>
        <w:adjustRightInd w:val="0"/>
        <w:spacing w:after="0" w:line="240" w:lineRule="auto"/>
        <w:rPr>
          <w:ins w:id="156" w:author="Yun G" w:date="2023-05-24T19:03:00Z"/>
          <w:rFonts w:ascii="Cascadia Mono" w:eastAsia="SimSun" w:hAnsi="Cascadia Mono" w:cs="Cascadia Mono"/>
          <w:color w:val="000000"/>
          <w:sz w:val="19"/>
          <w:szCs w:val="19"/>
          <w:lang w:val="en-GB"/>
        </w:rPr>
      </w:pPr>
      <w:ins w:id="157" w:author="Yun G" w:date="2023-05-24T19:03:00Z">
        <w:r>
          <w:rPr>
            <w:rFonts w:ascii="Cascadia Mono" w:eastAsia="SimSun" w:hAnsi="Cascadia Mono" w:cs="Cascadia Mono"/>
            <w:color w:val="000000"/>
            <w:sz w:val="19"/>
            <w:szCs w:val="19"/>
            <w:lang w:val="en-GB"/>
          </w:rPr>
          <w:t xml:space="preserve">                                {</w:t>
        </w:r>
      </w:ins>
    </w:p>
    <w:p w14:paraId="0E4C286F" w14:textId="77777777" w:rsidR="004A66D1" w:rsidRDefault="004A66D1" w:rsidP="004A66D1">
      <w:pPr>
        <w:autoSpaceDE w:val="0"/>
        <w:autoSpaceDN w:val="0"/>
        <w:adjustRightInd w:val="0"/>
        <w:spacing w:after="0" w:line="240" w:lineRule="auto"/>
        <w:rPr>
          <w:ins w:id="158" w:author="Yun G" w:date="2023-05-24T19:03:00Z"/>
          <w:rFonts w:ascii="Cascadia Mono" w:eastAsia="SimSun" w:hAnsi="Cascadia Mono" w:cs="Cascadia Mono"/>
          <w:color w:val="000000"/>
          <w:sz w:val="19"/>
          <w:szCs w:val="19"/>
          <w:lang w:val="en-GB"/>
        </w:rPr>
      </w:pPr>
      <w:ins w:id="159" w:author="Yun G" w:date="2023-05-24T19:03:00Z">
        <w:r>
          <w:rPr>
            <w:rFonts w:ascii="Cascadia Mono" w:eastAsia="SimSun" w:hAnsi="Cascadia Mono" w:cs="Cascadia Mono"/>
            <w:color w:val="000000"/>
            <w:sz w:val="19"/>
            <w:szCs w:val="19"/>
            <w:lang w:val="en-GB"/>
          </w:rPr>
          <w:t xml:space="preserve">                                    list.Add(</w:t>
        </w:r>
        <w:r>
          <w:rPr>
            <w:rFonts w:ascii="Cascadia Mono" w:eastAsia="SimSun" w:hAnsi="Cascadia Mono" w:cs="Cascadia Mono"/>
            <w:color w:val="A31515"/>
            <w:sz w:val="19"/>
            <w:szCs w:val="19"/>
            <w:lang w:val="en-GB"/>
          </w:rPr>
          <w:t>"string"</w:t>
        </w:r>
        <w:r>
          <w:rPr>
            <w:rFonts w:ascii="Cascadia Mono" w:eastAsia="SimSun" w:hAnsi="Cascadia Mono" w:cs="Cascadia Mono"/>
            <w:color w:val="000000"/>
            <w:sz w:val="19"/>
            <w:szCs w:val="19"/>
            <w:lang w:val="en-GB"/>
          </w:rPr>
          <w:t xml:space="preserve"> + i.ToString());</w:t>
        </w:r>
      </w:ins>
    </w:p>
    <w:p w14:paraId="1AB7E4B2" w14:textId="77777777" w:rsidR="004A66D1" w:rsidRDefault="004A66D1" w:rsidP="004A66D1">
      <w:pPr>
        <w:autoSpaceDE w:val="0"/>
        <w:autoSpaceDN w:val="0"/>
        <w:adjustRightInd w:val="0"/>
        <w:spacing w:after="0" w:line="240" w:lineRule="auto"/>
        <w:rPr>
          <w:ins w:id="160" w:author="Yun G" w:date="2023-05-24T19:03:00Z"/>
          <w:rFonts w:ascii="Cascadia Mono" w:eastAsia="SimSun" w:hAnsi="Cascadia Mono" w:cs="Cascadia Mono"/>
          <w:color w:val="000000"/>
          <w:sz w:val="19"/>
          <w:szCs w:val="19"/>
          <w:lang w:val="en-GB"/>
        </w:rPr>
      </w:pPr>
      <w:ins w:id="161" w:author="Yun G" w:date="2023-05-24T19:03:00Z">
        <w:r>
          <w:rPr>
            <w:rFonts w:ascii="Cascadia Mono" w:eastAsia="SimSun" w:hAnsi="Cascadia Mono" w:cs="Cascadia Mono"/>
            <w:color w:val="000000"/>
            <w:sz w:val="19"/>
            <w:szCs w:val="19"/>
            <w:lang w:val="en-GB"/>
          </w:rPr>
          <w:t xml:space="preserve">                                    hashset.Add(</w:t>
        </w:r>
        <w:r>
          <w:rPr>
            <w:rFonts w:ascii="Cascadia Mono" w:eastAsia="SimSun" w:hAnsi="Cascadia Mono" w:cs="Cascadia Mono"/>
            <w:color w:val="A31515"/>
            <w:sz w:val="19"/>
            <w:szCs w:val="19"/>
            <w:lang w:val="en-GB"/>
          </w:rPr>
          <w:t>"string"</w:t>
        </w:r>
        <w:r>
          <w:rPr>
            <w:rFonts w:ascii="Cascadia Mono" w:eastAsia="SimSun" w:hAnsi="Cascadia Mono" w:cs="Cascadia Mono"/>
            <w:color w:val="000000"/>
            <w:sz w:val="19"/>
            <w:szCs w:val="19"/>
            <w:lang w:val="en-GB"/>
          </w:rPr>
          <w:t xml:space="preserve"> + i.ToString());</w:t>
        </w:r>
      </w:ins>
    </w:p>
    <w:p w14:paraId="1BCD4740" w14:textId="77777777" w:rsidR="004A66D1" w:rsidRDefault="004A66D1" w:rsidP="004A66D1">
      <w:pPr>
        <w:autoSpaceDE w:val="0"/>
        <w:autoSpaceDN w:val="0"/>
        <w:adjustRightInd w:val="0"/>
        <w:spacing w:after="0" w:line="240" w:lineRule="auto"/>
        <w:rPr>
          <w:ins w:id="162" w:author="Yun G" w:date="2023-05-24T19:03:00Z"/>
          <w:rFonts w:ascii="Cascadia Mono" w:eastAsia="SimSun" w:hAnsi="Cascadia Mono" w:cs="Cascadia Mono"/>
          <w:color w:val="000000"/>
          <w:sz w:val="19"/>
          <w:szCs w:val="19"/>
          <w:lang w:val="en-GB"/>
        </w:rPr>
      </w:pPr>
      <w:ins w:id="163" w:author="Yun G" w:date="2023-05-24T19:03:00Z">
        <w:r>
          <w:rPr>
            <w:rFonts w:ascii="Cascadia Mono" w:eastAsia="SimSun" w:hAnsi="Cascadia Mono" w:cs="Cascadia Mono"/>
            <w:color w:val="000000"/>
            <w:sz w:val="19"/>
            <w:szCs w:val="19"/>
            <w:lang w:val="en-GB"/>
          </w:rPr>
          <w:t xml:space="preserve">                                }</w:t>
        </w:r>
      </w:ins>
    </w:p>
    <w:p w14:paraId="2D3319C6" w14:textId="77777777" w:rsidR="004A66D1" w:rsidRDefault="004A66D1" w:rsidP="004A66D1">
      <w:pPr>
        <w:autoSpaceDE w:val="0"/>
        <w:autoSpaceDN w:val="0"/>
        <w:adjustRightInd w:val="0"/>
        <w:spacing w:after="0" w:line="240" w:lineRule="auto"/>
        <w:rPr>
          <w:ins w:id="164" w:author="Yun G" w:date="2023-05-24T19:03:00Z"/>
          <w:rFonts w:ascii="Cascadia Mono" w:eastAsia="SimSun" w:hAnsi="Cascadia Mono" w:cs="Cascadia Mono"/>
          <w:color w:val="000000"/>
          <w:sz w:val="19"/>
          <w:szCs w:val="19"/>
          <w:lang w:val="en-GB"/>
        </w:rPr>
      </w:pPr>
    </w:p>
    <w:p w14:paraId="1C708B43" w14:textId="77777777" w:rsidR="004A66D1" w:rsidRDefault="004A66D1" w:rsidP="004A66D1">
      <w:pPr>
        <w:autoSpaceDE w:val="0"/>
        <w:autoSpaceDN w:val="0"/>
        <w:adjustRightInd w:val="0"/>
        <w:spacing w:after="0" w:line="240" w:lineRule="auto"/>
        <w:rPr>
          <w:ins w:id="165" w:author="Yun G" w:date="2023-05-24T19:03:00Z"/>
          <w:rFonts w:ascii="Cascadia Mono" w:eastAsia="SimSun" w:hAnsi="Cascadia Mono" w:cs="Cascadia Mono"/>
          <w:color w:val="000000"/>
          <w:sz w:val="19"/>
          <w:szCs w:val="19"/>
          <w:lang w:val="en-GB"/>
        </w:rPr>
      </w:pPr>
      <w:ins w:id="166" w:author="Yun G" w:date="2023-05-24T19:03:00Z">
        <w:r>
          <w:rPr>
            <w:rFonts w:ascii="Cascadia Mono" w:eastAsia="SimSun" w:hAnsi="Cascadia Mono" w:cs="Cascadia Mono"/>
            <w:color w:val="000000"/>
            <w:sz w:val="19"/>
            <w:szCs w:val="19"/>
            <w:lang w:val="en-GB"/>
          </w:rPr>
          <w:t xml:space="preserve">                                Stopwatch timer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Stopwatch();</w:t>
        </w:r>
      </w:ins>
    </w:p>
    <w:p w14:paraId="249B4403" w14:textId="1EB54C5E" w:rsidR="004A66D1" w:rsidRDefault="004A66D1" w:rsidP="004A66D1">
      <w:pPr>
        <w:autoSpaceDE w:val="0"/>
        <w:autoSpaceDN w:val="0"/>
        <w:adjustRightInd w:val="0"/>
        <w:spacing w:after="0" w:line="240" w:lineRule="auto"/>
        <w:rPr>
          <w:ins w:id="167" w:author="Yun G" w:date="2023-05-24T19:06:00Z"/>
          <w:rFonts w:ascii="Cascadia Mono" w:eastAsia="SimSun" w:hAnsi="Cascadia Mono" w:cs="Cascadia Mono"/>
          <w:color w:val="000000"/>
          <w:sz w:val="19"/>
          <w:szCs w:val="19"/>
          <w:lang w:val="en-GB"/>
        </w:rPr>
      </w:pPr>
      <w:ins w:id="168" w:author="Yun G" w:date="2023-05-24T19:03:00Z">
        <w:r>
          <w:rPr>
            <w:rFonts w:ascii="Cascadia Mono" w:eastAsia="SimSun" w:hAnsi="Cascadia Mono" w:cs="Cascadia Mono"/>
            <w:color w:val="000000"/>
            <w:sz w:val="19"/>
            <w:szCs w:val="19"/>
            <w:lang w:val="en-GB"/>
          </w:rPr>
          <w:t xml:space="preserve">                                timer.Start();</w:t>
        </w:r>
      </w:ins>
    </w:p>
    <w:p w14:paraId="2C3F6CE5" w14:textId="1B8782AE" w:rsidR="00774AE8" w:rsidRDefault="00774AE8">
      <w:pPr>
        <w:spacing w:after="0" w:line="240" w:lineRule="auto"/>
        <w:rPr>
          <w:ins w:id="169" w:author="Yun G" w:date="2023-05-24T19:07:00Z"/>
          <w:rFonts w:ascii="Cascadia Mono" w:eastAsia="SimSun" w:hAnsi="Cascadia Mono" w:cs="Cascadia Mono"/>
          <w:color w:val="000000"/>
          <w:sz w:val="19"/>
          <w:szCs w:val="19"/>
          <w:lang w:val="en-GB"/>
        </w:rPr>
      </w:pPr>
      <w:ins w:id="170" w:author="Yun G" w:date="2023-05-24T19:07:00Z">
        <w:r>
          <w:rPr>
            <w:rFonts w:ascii="Cascadia Mono" w:eastAsia="SimSun" w:hAnsi="Cascadia Mono" w:cs="Cascadia Mono"/>
            <w:color w:val="000000"/>
            <w:sz w:val="19"/>
            <w:szCs w:val="19"/>
            <w:lang w:val="en-GB"/>
          </w:rPr>
          <w:br w:type="page"/>
        </w:r>
      </w:ins>
    </w:p>
    <w:p w14:paraId="38AD2003" w14:textId="77777777" w:rsidR="00774AE8" w:rsidRDefault="00774AE8" w:rsidP="004A66D1">
      <w:pPr>
        <w:autoSpaceDE w:val="0"/>
        <w:autoSpaceDN w:val="0"/>
        <w:adjustRightInd w:val="0"/>
        <w:spacing w:after="0" w:line="240" w:lineRule="auto"/>
        <w:rPr>
          <w:ins w:id="171" w:author="Yun G" w:date="2023-05-24T19:06:00Z"/>
          <w:rFonts w:ascii="Cascadia Mono" w:eastAsia="SimSun" w:hAnsi="Cascadia Mono" w:cs="Cascadia Mono"/>
          <w:color w:val="000000"/>
          <w:sz w:val="19"/>
          <w:szCs w:val="19"/>
          <w:lang w:val="en-GB"/>
        </w:rPr>
      </w:pPr>
    </w:p>
    <w:p w14:paraId="731074D0" w14:textId="77777777" w:rsidR="00774AE8" w:rsidRDefault="00774AE8" w:rsidP="00774AE8">
      <w:pPr>
        <w:rPr>
          <w:ins w:id="172" w:author="Yun G" w:date="2023-05-24T19:06:00Z"/>
        </w:rPr>
      </w:pPr>
      <w:ins w:id="173" w:author="Yun G" w:date="2023-05-24T19:06:00Z">
        <w:r>
          <w:t>Khi vòng lặp kết thúc, gọi phương thức Stop() của Stopwatch để dừng đếm thời gian. In ra màn hình thời gian thực thi của List với kích thước listSize bằng cách sử dụng phương thức ElapsedMilliseconds của Stopwatch.</w:t>
        </w:r>
      </w:ins>
    </w:p>
    <w:p w14:paraId="595E55C2" w14:textId="77777777" w:rsidR="00774AE8" w:rsidRDefault="00774AE8" w:rsidP="00774AE8">
      <w:pPr>
        <w:rPr>
          <w:ins w:id="174" w:author="Yun G" w:date="2023-05-24T19:06:00Z"/>
        </w:rPr>
      </w:pPr>
      <w:ins w:id="175" w:author="Yun G" w:date="2023-05-24T19:06:00Z">
        <w:r>
          <w:t>Sau đó, tạo một Stopwatch mới và lặp lại quá trình tương tự như trên, nhưng thay vì sử dụng List, sử dụng HashSet.</w:t>
        </w:r>
      </w:ins>
    </w:p>
    <w:p w14:paraId="130CD99B" w14:textId="77777777" w:rsidR="00774AE8" w:rsidRDefault="00774AE8" w:rsidP="00774AE8">
      <w:pPr>
        <w:rPr>
          <w:ins w:id="176" w:author="Yun G" w:date="2023-05-24T19:06:00Z"/>
        </w:rPr>
      </w:pPr>
      <w:ins w:id="177" w:author="Yun G" w:date="2023-05-24T19:06:00Z">
        <w:r>
          <w:t>Sau khi in ra thời gian thực thi của cả List và HashSet, in ra một dòng trống để tách biệt giữa các lần thử nghiệm khác nhau.</w:t>
        </w:r>
      </w:ins>
    </w:p>
    <w:p w14:paraId="6F04D8E3" w14:textId="77777777" w:rsidR="00774AE8" w:rsidRDefault="00774AE8" w:rsidP="00774AE8">
      <w:pPr>
        <w:rPr>
          <w:ins w:id="178" w:author="Yun G" w:date="2023-05-24T19:06:00Z"/>
        </w:rPr>
      </w:pPr>
      <w:ins w:id="179" w:author="Yun G" w:date="2023-05-24T19:06:00Z">
        <w:r>
          <w:t>Sau đó, có một vòng lặp khác để thử nghiệm và so sánh hiệu suất giữa List và HashSet với các đối tượng tùy chỉnh (object) thay vì chuỗi.</w:t>
        </w:r>
      </w:ins>
    </w:p>
    <w:p w14:paraId="2801648B" w14:textId="77777777" w:rsidR="00774AE8" w:rsidRDefault="00774AE8" w:rsidP="00774AE8">
      <w:pPr>
        <w:rPr>
          <w:ins w:id="180" w:author="Yun G" w:date="2023-05-24T19:06:00Z"/>
        </w:rPr>
      </w:pPr>
      <w:ins w:id="181" w:author="Yun G" w:date="2023-05-24T19:06:00Z">
        <w:r>
          <w:t>Trong khối lệnh của vòng lặp này, tạo ra một List&lt;object&gt; có tên là "list" và một HashSet&lt;object&gt; có tên là "hashset". Tiếp theo, trong một vòng lặp khác, thêm các đối tượng tùy chỉnh vào cả List và HashSet.</w:t>
        </w:r>
      </w:ins>
    </w:p>
    <w:p w14:paraId="587AE782" w14:textId="77777777" w:rsidR="00774AE8" w:rsidRDefault="00774AE8" w:rsidP="00774AE8">
      <w:pPr>
        <w:rPr>
          <w:ins w:id="182" w:author="Yun G" w:date="2023-05-24T19:06:00Z"/>
        </w:rPr>
      </w:pPr>
      <w:ins w:id="183" w:author="Yun G" w:date="2023-05-24T19:06:00Z">
        <w:r>
          <w:t>Sau đó, tạo một đối tượng để thêm và xóa khỏi List và HashSet, lấy đối tượng đầu tiên trong List và gán cho "objToAddRem".</w:t>
        </w:r>
      </w:ins>
    </w:p>
    <w:p w14:paraId="1CB096E5" w14:textId="78271F1F" w:rsidR="00774AE8" w:rsidRPr="00774AE8" w:rsidRDefault="00774AE8" w:rsidP="00774AE8">
      <w:pPr>
        <w:rPr>
          <w:ins w:id="184" w:author="Yun G" w:date="2023-05-24T19:03:00Z"/>
          <w:rPrChange w:id="185" w:author="Yun G" w:date="2023-05-24T19:08:00Z">
            <w:rPr>
              <w:ins w:id="186" w:author="Yun G" w:date="2023-05-24T19:03:00Z"/>
              <w:rFonts w:ascii="Cascadia Mono" w:eastAsia="SimSun" w:hAnsi="Cascadia Mono" w:cs="Cascadia Mono"/>
              <w:color w:val="000000"/>
              <w:sz w:val="19"/>
              <w:szCs w:val="19"/>
              <w:lang w:val="en-GB"/>
            </w:rPr>
          </w:rPrChange>
        </w:rPr>
        <w:pPrChange w:id="187" w:author="Yun G" w:date="2023-05-24T19:08:00Z">
          <w:pPr>
            <w:autoSpaceDE w:val="0"/>
            <w:autoSpaceDN w:val="0"/>
            <w:adjustRightInd w:val="0"/>
            <w:spacing w:after="0" w:line="240" w:lineRule="auto"/>
          </w:pPr>
        </w:pPrChange>
      </w:pPr>
      <w:ins w:id="188" w:author="Yun G" w:date="2023-05-24T19:06:00Z">
        <w:r>
          <w:t>Tạo một Stopwatch mới và bắt đầu đếm thời gian.</w:t>
        </w:r>
      </w:ins>
    </w:p>
    <w:p w14:paraId="738CE32E" w14:textId="77777777" w:rsidR="004A66D1" w:rsidRDefault="004A66D1" w:rsidP="004A66D1">
      <w:pPr>
        <w:autoSpaceDE w:val="0"/>
        <w:autoSpaceDN w:val="0"/>
        <w:adjustRightInd w:val="0"/>
        <w:spacing w:after="0" w:line="240" w:lineRule="auto"/>
        <w:rPr>
          <w:ins w:id="189" w:author="Yun G" w:date="2023-05-24T19:03:00Z"/>
          <w:rFonts w:ascii="Cascadia Mono" w:eastAsia="SimSun" w:hAnsi="Cascadia Mono" w:cs="Cascadia Mono"/>
          <w:color w:val="000000"/>
          <w:sz w:val="19"/>
          <w:szCs w:val="19"/>
          <w:lang w:val="en-GB"/>
        </w:rPr>
      </w:pPr>
      <w:ins w:id="190"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i = 0; i &lt; times; i++)</w:t>
        </w:r>
      </w:ins>
    </w:p>
    <w:p w14:paraId="7EF44F79" w14:textId="77777777" w:rsidR="004A66D1" w:rsidRDefault="004A66D1" w:rsidP="004A66D1">
      <w:pPr>
        <w:autoSpaceDE w:val="0"/>
        <w:autoSpaceDN w:val="0"/>
        <w:adjustRightInd w:val="0"/>
        <w:spacing w:after="0" w:line="240" w:lineRule="auto"/>
        <w:rPr>
          <w:ins w:id="191" w:author="Yun G" w:date="2023-05-24T19:03:00Z"/>
          <w:rFonts w:ascii="Cascadia Mono" w:eastAsia="SimSun" w:hAnsi="Cascadia Mono" w:cs="Cascadia Mono"/>
          <w:color w:val="000000"/>
          <w:sz w:val="19"/>
          <w:szCs w:val="19"/>
          <w:lang w:val="en-GB"/>
        </w:rPr>
      </w:pPr>
      <w:ins w:id="192" w:author="Yun G" w:date="2023-05-24T19:03:00Z">
        <w:r>
          <w:rPr>
            <w:rFonts w:ascii="Cascadia Mono" w:eastAsia="SimSun" w:hAnsi="Cascadia Mono" w:cs="Cascadia Mono"/>
            <w:color w:val="000000"/>
            <w:sz w:val="19"/>
            <w:szCs w:val="19"/>
            <w:lang w:val="en-GB"/>
          </w:rPr>
          <w:t xml:space="preserve">                                {</w:t>
        </w:r>
      </w:ins>
    </w:p>
    <w:p w14:paraId="7D99C738" w14:textId="77777777" w:rsidR="004A66D1" w:rsidRDefault="004A66D1" w:rsidP="004A66D1">
      <w:pPr>
        <w:autoSpaceDE w:val="0"/>
        <w:autoSpaceDN w:val="0"/>
        <w:adjustRightInd w:val="0"/>
        <w:spacing w:after="0" w:line="240" w:lineRule="auto"/>
        <w:rPr>
          <w:ins w:id="193" w:author="Yun G" w:date="2023-05-24T19:03:00Z"/>
          <w:rFonts w:ascii="Cascadia Mono" w:eastAsia="SimSun" w:hAnsi="Cascadia Mono" w:cs="Cascadia Mono"/>
          <w:color w:val="000000"/>
          <w:sz w:val="19"/>
          <w:szCs w:val="19"/>
          <w:lang w:val="en-GB"/>
        </w:rPr>
      </w:pPr>
      <w:ins w:id="194" w:author="Yun G" w:date="2023-05-24T19:03:00Z">
        <w:r>
          <w:rPr>
            <w:rFonts w:ascii="Cascadia Mono" w:eastAsia="SimSun" w:hAnsi="Cascadia Mono" w:cs="Cascadia Mono"/>
            <w:color w:val="000000"/>
            <w:sz w:val="19"/>
            <w:szCs w:val="19"/>
            <w:lang w:val="en-GB"/>
          </w:rPr>
          <w:t xml:space="preserve">                                    list.Remove(</w:t>
        </w:r>
        <w:r>
          <w:rPr>
            <w:rFonts w:ascii="Cascadia Mono" w:eastAsia="SimSun" w:hAnsi="Cascadia Mono" w:cs="Cascadia Mono"/>
            <w:color w:val="A31515"/>
            <w:sz w:val="19"/>
            <w:szCs w:val="19"/>
            <w:lang w:val="en-GB"/>
          </w:rPr>
          <w:t>"string0"</w:t>
        </w:r>
        <w:r>
          <w:rPr>
            <w:rFonts w:ascii="Cascadia Mono" w:eastAsia="SimSun" w:hAnsi="Cascadia Mono" w:cs="Cascadia Mono"/>
            <w:color w:val="000000"/>
            <w:sz w:val="19"/>
            <w:szCs w:val="19"/>
            <w:lang w:val="en-GB"/>
          </w:rPr>
          <w:t>);</w:t>
        </w:r>
      </w:ins>
    </w:p>
    <w:p w14:paraId="0F7CAFB3" w14:textId="77777777" w:rsidR="004A66D1" w:rsidRDefault="004A66D1" w:rsidP="004A66D1">
      <w:pPr>
        <w:autoSpaceDE w:val="0"/>
        <w:autoSpaceDN w:val="0"/>
        <w:adjustRightInd w:val="0"/>
        <w:spacing w:after="0" w:line="240" w:lineRule="auto"/>
        <w:rPr>
          <w:ins w:id="195" w:author="Yun G" w:date="2023-05-24T19:03:00Z"/>
          <w:rFonts w:ascii="Cascadia Mono" w:eastAsia="SimSun" w:hAnsi="Cascadia Mono" w:cs="Cascadia Mono"/>
          <w:color w:val="000000"/>
          <w:sz w:val="19"/>
          <w:szCs w:val="19"/>
          <w:lang w:val="en-GB"/>
        </w:rPr>
      </w:pPr>
      <w:ins w:id="196" w:author="Yun G" w:date="2023-05-24T19:03:00Z">
        <w:r>
          <w:rPr>
            <w:rFonts w:ascii="Cascadia Mono" w:eastAsia="SimSun" w:hAnsi="Cascadia Mono" w:cs="Cascadia Mono"/>
            <w:color w:val="000000"/>
            <w:sz w:val="19"/>
            <w:szCs w:val="19"/>
            <w:lang w:val="en-GB"/>
          </w:rPr>
          <w:t xml:space="preserve">                                    list.Add(</w:t>
        </w:r>
        <w:r>
          <w:rPr>
            <w:rFonts w:ascii="Cascadia Mono" w:eastAsia="SimSun" w:hAnsi="Cascadia Mono" w:cs="Cascadia Mono"/>
            <w:color w:val="A31515"/>
            <w:sz w:val="19"/>
            <w:szCs w:val="19"/>
            <w:lang w:val="en-GB"/>
          </w:rPr>
          <w:t>"string0"</w:t>
        </w:r>
        <w:r>
          <w:rPr>
            <w:rFonts w:ascii="Cascadia Mono" w:eastAsia="SimSun" w:hAnsi="Cascadia Mono" w:cs="Cascadia Mono"/>
            <w:color w:val="000000"/>
            <w:sz w:val="19"/>
            <w:szCs w:val="19"/>
            <w:lang w:val="en-GB"/>
          </w:rPr>
          <w:t>);</w:t>
        </w:r>
      </w:ins>
    </w:p>
    <w:p w14:paraId="3D6D1F59" w14:textId="77777777" w:rsidR="004A66D1" w:rsidRDefault="004A66D1" w:rsidP="004A66D1">
      <w:pPr>
        <w:autoSpaceDE w:val="0"/>
        <w:autoSpaceDN w:val="0"/>
        <w:adjustRightInd w:val="0"/>
        <w:spacing w:after="0" w:line="240" w:lineRule="auto"/>
        <w:rPr>
          <w:ins w:id="197" w:author="Yun G" w:date="2023-05-24T19:03:00Z"/>
          <w:rFonts w:ascii="Cascadia Mono" w:eastAsia="SimSun" w:hAnsi="Cascadia Mono" w:cs="Cascadia Mono"/>
          <w:color w:val="000000"/>
          <w:sz w:val="19"/>
          <w:szCs w:val="19"/>
          <w:lang w:val="en-GB"/>
        </w:rPr>
      </w:pPr>
      <w:ins w:id="198" w:author="Yun G" w:date="2023-05-24T19:03:00Z">
        <w:r>
          <w:rPr>
            <w:rFonts w:ascii="Cascadia Mono" w:eastAsia="SimSun" w:hAnsi="Cascadia Mono" w:cs="Cascadia Mono"/>
            <w:color w:val="000000"/>
            <w:sz w:val="19"/>
            <w:szCs w:val="19"/>
            <w:lang w:val="en-GB"/>
          </w:rPr>
          <w:t xml:space="preserve">                                }</w:t>
        </w:r>
      </w:ins>
    </w:p>
    <w:p w14:paraId="1E587173" w14:textId="77777777" w:rsidR="004A66D1" w:rsidRDefault="004A66D1" w:rsidP="004A66D1">
      <w:pPr>
        <w:autoSpaceDE w:val="0"/>
        <w:autoSpaceDN w:val="0"/>
        <w:adjustRightInd w:val="0"/>
        <w:spacing w:after="0" w:line="240" w:lineRule="auto"/>
        <w:rPr>
          <w:ins w:id="199" w:author="Yun G" w:date="2023-05-24T19:03:00Z"/>
          <w:rFonts w:ascii="Cascadia Mono" w:eastAsia="SimSun" w:hAnsi="Cascadia Mono" w:cs="Cascadia Mono"/>
          <w:color w:val="000000"/>
          <w:sz w:val="19"/>
          <w:szCs w:val="19"/>
          <w:lang w:val="en-GB"/>
        </w:rPr>
      </w:pPr>
    </w:p>
    <w:p w14:paraId="420513A2" w14:textId="77777777" w:rsidR="004A66D1" w:rsidRDefault="004A66D1" w:rsidP="004A66D1">
      <w:pPr>
        <w:autoSpaceDE w:val="0"/>
        <w:autoSpaceDN w:val="0"/>
        <w:adjustRightInd w:val="0"/>
        <w:spacing w:after="0" w:line="240" w:lineRule="auto"/>
        <w:rPr>
          <w:ins w:id="200" w:author="Yun G" w:date="2023-05-24T19:03:00Z"/>
          <w:rFonts w:ascii="Cascadia Mono" w:eastAsia="SimSun" w:hAnsi="Cascadia Mono" w:cs="Cascadia Mono"/>
          <w:color w:val="000000"/>
          <w:sz w:val="19"/>
          <w:szCs w:val="19"/>
          <w:lang w:val="en-GB"/>
        </w:rPr>
      </w:pPr>
      <w:ins w:id="201" w:author="Yun G" w:date="2023-05-24T19:03:00Z">
        <w:r>
          <w:rPr>
            <w:rFonts w:ascii="Cascadia Mono" w:eastAsia="SimSun" w:hAnsi="Cascadia Mono" w:cs="Cascadia Mono"/>
            <w:color w:val="000000"/>
            <w:sz w:val="19"/>
            <w:szCs w:val="19"/>
            <w:lang w:val="en-GB"/>
          </w:rPr>
          <w:t xml:space="preserve">                                timer.Stop();</w:t>
        </w:r>
      </w:ins>
    </w:p>
    <w:p w14:paraId="57CEF2EF" w14:textId="77777777" w:rsidR="004A66D1" w:rsidRDefault="004A66D1" w:rsidP="004A66D1">
      <w:pPr>
        <w:autoSpaceDE w:val="0"/>
        <w:autoSpaceDN w:val="0"/>
        <w:adjustRightInd w:val="0"/>
        <w:spacing w:after="0" w:line="240" w:lineRule="auto"/>
        <w:rPr>
          <w:ins w:id="202" w:author="Yun G" w:date="2023-05-24T19:03:00Z"/>
          <w:rFonts w:ascii="Cascadia Mono" w:eastAsia="SimSun" w:hAnsi="Cascadia Mono" w:cs="Cascadia Mono"/>
          <w:color w:val="000000"/>
          <w:sz w:val="19"/>
          <w:szCs w:val="19"/>
          <w:lang w:val="en-GB"/>
        </w:rPr>
      </w:pPr>
      <w:ins w:id="203" w:author="Yun G" w:date="2023-05-24T19:03:00Z">
        <w:r>
          <w:rPr>
            <w:rFonts w:ascii="Cascadia Mono" w:eastAsia="SimSun" w:hAnsi="Cascadia Mono" w:cs="Cascadia Mono"/>
            <w:color w:val="000000"/>
            <w:sz w:val="19"/>
            <w:szCs w:val="19"/>
            <w:lang w:val="en-GB"/>
          </w:rPr>
          <w:t xml:space="preserve">                                Console.WriteLine(listSize.ToString() + </w:t>
        </w:r>
        <w:r>
          <w:rPr>
            <w:rFonts w:ascii="Cascadia Mono" w:eastAsia="SimSun" w:hAnsi="Cascadia Mono" w:cs="Cascadia Mono"/>
            <w:color w:val="A31515"/>
            <w:sz w:val="19"/>
            <w:szCs w:val="19"/>
            <w:lang w:val="en-GB"/>
          </w:rPr>
          <w:t>" item LIST strs time: "</w:t>
        </w:r>
        <w:r>
          <w:rPr>
            <w:rFonts w:ascii="Cascadia Mono" w:eastAsia="SimSun" w:hAnsi="Cascadia Mono" w:cs="Cascadia Mono"/>
            <w:color w:val="000000"/>
            <w:sz w:val="19"/>
            <w:szCs w:val="19"/>
            <w:lang w:val="en-GB"/>
          </w:rPr>
          <w:t xml:space="preserve"> + timer.ElapsedMilliseconds.ToString() + </w:t>
        </w:r>
        <w:r>
          <w:rPr>
            <w:rFonts w:ascii="Cascadia Mono" w:eastAsia="SimSun" w:hAnsi="Cascadia Mono" w:cs="Cascadia Mono"/>
            <w:color w:val="A31515"/>
            <w:sz w:val="19"/>
            <w:szCs w:val="19"/>
            <w:lang w:val="en-GB"/>
          </w:rPr>
          <w:t>"ms"</w:t>
        </w:r>
        <w:r>
          <w:rPr>
            <w:rFonts w:ascii="Cascadia Mono" w:eastAsia="SimSun" w:hAnsi="Cascadia Mono" w:cs="Cascadia Mono"/>
            <w:color w:val="000000"/>
            <w:sz w:val="19"/>
            <w:szCs w:val="19"/>
            <w:lang w:val="en-GB"/>
          </w:rPr>
          <w:t>);</w:t>
        </w:r>
      </w:ins>
    </w:p>
    <w:p w14:paraId="394AA6CC" w14:textId="77777777" w:rsidR="004A66D1" w:rsidRDefault="004A66D1" w:rsidP="004A66D1">
      <w:pPr>
        <w:autoSpaceDE w:val="0"/>
        <w:autoSpaceDN w:val="0"/>
        <w:adjustRightInd w:val="0"/>
        <w:spacing w:after="0" w:line="240" w:lineRule="auto"/>
        <w:rPr>
          <w:ins w:id="204" w:author="Yun G" w:date="2023-05-24T19:03:00Z"/>
          <w:rFonts w:ascii="Cascadia Mono" w:eastAsia="SimSun" w:hAnsi="Cascadia Mono" w:cs="Cascadia Mono"/>
          <w:color w:val="000000"/>
          <w:sz w:val="19"/>
          <w:szCs w:val="19"/>
          <w:lang w:val="en-GB"/>
        </w:rPr>
      </w:pPr>
      <w:ins w:id="205" w:author="Yun G" w:date="2023-05-24T19:03:00Z">
        <w:r>
          <w:rPr>
            <w:rFonts w:ascii="Cascadia Mono" w:eastAsia="SimSun" w:hAnsi="Cascadia Mono" w:cs="Cascadia Mono"/>
            <w:color w:val="000000"/>
            <w:sz w:val="19"/>
            <w:szCs w:val="19"/>
            <w:lang w:val="en-GB"/>
          </w:rPr>
          <w:t xml:space="preserve">                                timer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Stopwatch();</w:t>
        </w:r>
      </w:ins>
    </w:p>
    <w:p w14:paraId="7FEDB021" w14:textId="77777777" w:rsidR="004A66D1" w:rsidRDefault="004A66D1" w:rsidP="004A66D1">
      <w:pPr>
        <w:autoSpaceDE w:val="0"/>
        <w:autoSpaceDN w:val="0"/>
        <w:adjustRightInd w:val="0"/>
        <w:spacing w:after="0" w:line="240" w:lineRule="auto"/>
        <w:rPr>
          <w:ins w:id="206" w:author="Yun G" w:date="2023-05-24T19:03:00Z"/>
          <w:rFonts w:ascii="Cascadia Mono" w:eastAsia="SimSun" w:hAnsi="Cascadia Mono" w:cs="Cascadia Mono"/>
          <w:color w:val="000000"/>
          <w:sz w:val="19"/>
          <w:szCs w:val="19"/>
          <w:lang w:val="en-GB"/>
        </w:rPr>
      </w:pPr>
      <w:ins w:id="207" w:author="Yun G" w:date="2023-05-24T19:03:00Z">
        <w:r>
          <w:rPr>
            <w:rFonts w:ascii="Cascadia Mono" w:eastAsia="SimSun" w:hAnsi="Cascadia Mono" w:cs="Cascadia Mono"/>
            <w:color w:val="000000"/>
            <w:sz w:val="19"/>
            <w:szCs w:val="19"/>
            <w:lang w:val="en-GB"/>
          </w:rPr>
          <w:t xml:space="preserve">                                timer.Start();</w:t>
        </w:r>
      </w:ins>
    </w:p>
    <w:p w14:paraId="5C8AE1E4" w14:textId="77777777" w:rsidR="004A66D1" w:rsidRDefault="004A66D1" w:rsidP="004A66D1">
      <w:pPr>
        <w:autoSpaceDE w:val="0"/>
        <w:autoSpaceDN w:val="0"/>
        <w:adjustRightInd w:val="0"/>
        <w:spacing w:after="0" w:line="240" w:lineRule="auto"/>
        <w:rPr>
          <w:ins w:id="208" w:author="Yun G" w:date="2023-05-24T19:03:00Z"/>
          <w:rFonts w:ascii="Cascadia Mono" w:eastAsia="SimSun" w:hAnsi="Cascadia Mono" w:cs="Cascadia Mono"/>
          <w:color w:val="000000"/>
          <w:sz w:val="19"/>
          <w:szCs w:val="19"/>
          <w:lang w:val="en-GB"/>
        </w:rPr>
      </w:pPr>
      <w:ins w:id="209"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i = 0; i &lt; times; i++)</w:t>
        </w:r>
      </w:ins>
    </w:p>
    <w:p w14:paraId="5708C410" w14:textId="77777777" w:rsidR="004A66D1" w:rsidRDefault="004A66D1" w:rsidP="004A66D1">
      <w:pPr>
        <w:autoSpaceDE w:val="0"/>
        <w:autoSpaceDN w:val="0"/>
        <w:adjustRightInd w:val="0"/>
        <w:spacing w:after="0" w:line="240" w:lineRule="auto"/>
        <w:rPr>
          <w:ins w:id="210" w:author="Yun G" w:date="2023-05-24T19:03:00Z"/>
          <w:rFonts w:ascii="Cascadia Mono" w:eastAsia="SimSun" w:hAnsi="Cascadia Mono" w:cs="Cascadia Mono"/>
          <w:color w:val="000000"/>
          <w:sz w:val="19"/>
          <w:szCs w:val="19"/>
          <w:lang w:val="en-GB"/>
        </w:rPr>
      </w:pPr>
      <w:ins w:id="211" w:author="Yun G" w:date="2023-05-24T19:03:00Z">
        <w:r>
          <w:rPr>
            <w:rFonts w:ascii="Cascadia Mono" w:eastAsia="SimSun" w:hAnsi="Cascadia Mono" w:cs="Cascadia Mono"/>
            <w:color w:val="000000"/>
            <w:sz w:val="19"/>
            <w:szCs w:val="19"/>
            <w:lang w:val="en-GB"/>
          </w:rPr>
          <w:t xml:space="preserve">                                {</w:t>
        </w:r>
      </w:ins>
    </w:p>
    <w:p w14:paraId="06568AA9" w14:textId="77777777" w:rsidR="004A66D1" w:rsidRDefault="004A66D1" w:rsidP="004A66D1">
      <w:pPr>
        <w:autoSpaceDE w:val="0"/>
        <w:autoSpaceDN w:val="0"/>
        <w:adjustRightInd w:val="0"/>
        <w:spacing w:after="0" w:line="240" w:lineRule="auto"/>
        <w:rPr>
          <w:ins w:id="212" w:author="Yun G" w:date="2023-05-24T19:03:00Z"/>
          <w:rFonts w:ascii="Cascadia Mono" w:eastAsia="SimSun" w:hAnsi="Cascadia Mono" w:cs="Cascadia Mono"/>
          <w:color w:val="000000"/>
          <w:sz w:val="19"/>
          <w:szCs w:val="19"/>
          <w:lang w:val="en-GB"/>
        </w:rPr>
      </w:pPr>
      <w:ins w:id="213" w:author="Yun G" w:date="2023-05-24T19:03:00Z">
        <w:r>
          <w:rPr>
            <w:rFonts w:ascii="Cascadia Mono" w:eastAsia="SimSun" w:hAnsi="Cascadia Mono" w:cs="Cascadia Mono"/>
            <w:color w:val="000000"/>
            <w:sz w:val="19"/>
            <w:szCs w:val="19"/>
            <w:lang w:val="en-GB"/>
          </w:rPr>
          <w:t xml:space="preserve">                                    hashset.Remove(</w:t>
        </w:r>
        <w:r>
          <w:rPr>
            <w:rFonts w:ascii="Cascadia Mono" w:eastAsia="SimSun" w:hAnsi="Cascadia Mono" w:cs="Cascadia Mono"/>
            <w:color w:val="A31515"/>
            <w:sz w:val="19"/>
            <w:szCs w:val="19"/>
            <w:lang w:val="en-GB"/>
          </w:rPr>
          <w:t>"string0"</w:t>
        </w:r>
        <w:r>
          <w:rPr>
            <w:rFonts w:ascii="Cascadia Mono" w:eastAsia="SimSun" w:hAnsi="Cascadia Mono" w:cs="Cascadia Mono"/>
            <w:color w:val="000000"/>
            <w:sz w:val="19"/>
            <w:szCs w:val="19"/>
            <w:lang w:val="en-GB"/>
          </w:rPr>
          <w:t>);</w:t>
        </w:r>
      </w:ins>
    </w:p>
    <w:p w14:paraId="411217A3" w14:textId="77777777" w:rsidR="004A66D1" w:rsidRDefault="004A66D1" w:rsidP="004A66D1">
      <w:pPr>
        <w:autoSpaceDE w:val="0"/>
        <w:autoSpaceDN w:val="0"/>
        <w:adjustRightInd w:val="0"/>
        <w:spacing w:after="0" w:line="240" w:lineRule="auto"/>
        <w:rPr>
          <w:ins w:id="214" w:author="Yun G" w:date="2023-05-24T19:03:00Z"/>
          <w:rFonts w:ascii="Cascadia Mono" w:eastAsia="SimSun" w:hAnsi="Cascadia Mono" w:cs="Cascadia Mono"/>
          <w:color w:val="000000"/>
          <w:sz w:val="19"/>
          <w:szCs w:val="19"/>
          <w:lang w:val="en-GB"/>
        </w:rPr>
      </w:pPr>
      <w:ins w:id="215" w:author="Yun G" w:date="2023-05-24T19:03:00Z">
        <w:r>
          <w:rPr>
            <w:rFonts w:ascii="Cascadia Mono" w:eastAsia="SimSun" w:hAnsi="Cascadia Mono" w:cs="Cascadia Mono"/>
            <w:color w:val="000000"/>
            <w:sz w:val="19"/>
            <w:szCs w:val="19"/>
            <w:lang w:val="en-GB"/>
          </w:rPr>
          <w:t xml:space="preserve">                                    hashset.Add(</w:t>
        </w:r>
        <w:r>
          <w:rPr>
            <w:rFonts w:ascii="Cascadia Mono" w:eastAsia="SimSun" w:hAnsi="Cascadia Mono" w:cs="Cascadia Mono"/>
            <w:color w:val="A31515"/>
            <w:sz w:val="19"/>
            <w:szCs w:val="19"/>
            <w:lang w:val="en-GB"/>
          </w:rPr>
          <w:t>"string0"</w:t>
        </w:r>
        <w:r>
          <w:rPr>
            <w:rFonts w:ascii="Cascadia Mono" w:eastAsia="SimSun" w:hAnsi="Cascadia Mono" w:cs="Cascadia Mono"/>
            <w:color w:val="000000"/>
            <w:sz w:val="19"/>
            <w:szCs w:val="19"/>
            <w:lang w:val="en-GB"/>
          </w:rPr>
          <w:t>);</w:t>
        </w:r>
      </w:ins>
    </w:p>
    <w:p w14:paraId="6E21A26D" w14:textId="77777777" w:rsidR="004A66D1" w:rsidRDefault="004A66D1" w:rsidP="004A66D1">
      <w:pPr>
        <w:autoSpaceDE w:val="0"/>
        <w:autoSpaceDN w:val="0"/>
        <w:adjustRightInd w:val="0"/>
        <w:spacing w:after="0" w:line="240" w:lineRule="auto"/>
        <w:rPr>
          <w:ins w:id="216" w:author="Yun G" w:date="2023-05-24T19:03:00Z"/>
          <w:rFonts w:ascii="Cascadia Mono" w:eastAsia="SimSun" w:hAnsi="Cascadia Mono" w:cs="Cascadia Mono"/>
          <w:color w:val="000000"/>
          <w:sz w:val="19"/>
          <w:szCs w:val="19"/>
          <w:lang w:val="en-GB"/>
        </w:rPr>
      </w:pPr>
      <w:ins w:id="217" w:author="Yun G" w:date="2023-05-24T19:03:00Z">
        <w:r>
          <w:rPr>
            <w:rFonts w:ascii="Cascadia Mono" w:eastAsia="SimSun" w:hAnsi="Cascadia Mono" w:cs="Cascadia Mono"/>
            <w:color w:val="000000"/>
            <w:sz w:val="19"/>
            <w:szCs w:val="19"/>
            <w:lang w:val="en-GB"/>
          </w:rPr>
          <w:t xml:space="preserve">                                }</w:t>
        </w:r>
      </w:ins>
    </w:p>
    <w:p w14:paraId="1B61241D" w14:textId="77777777" w:rsidR="004A66D1" w:rsidRDefault="004A66D1" w:rsidP="004A66D1">
      <w:pPr>
        <w:autoSpaceDE w:val="0"/>
        <w:autoSpaceDN w:val="0"/>
        <w:adjustRightInd w:val="0"/>
        <w:spacing w:after="0" w:line="240" w:lineRule="auto"/>
        <w:rPr>
          <w:ins w:id="218" w:author="Yun G" w:date="2023-05-24T19:03:00Z"/>
          <w:rFonts w:ascii="Cascadia Mono" w:eastAsia="SimSun" w:hAnsi="Cascadia Mono" w:cs="Cascadia Mono"/>
          <w:color w:val="000000"/>
          <w:sz w:val="19"/>
          <w:szCs w:val="19"/>
          <w:lang w:val="en-GB"/>
        </w:rPr>
      </w:pPr>
    </w:p>
    <w:p w14:paraId="78B33164" w14:textId="77777777" w:rsidR="004A66D1" w:rsidRDefault="004A66D1" w:rsidP="004A66D1">
      <w:pPr>
        <w:autoSpaceDE w:val="0"/>
        <w:autoSpaceDN w:val="0"/>
        <w:adjustRightInd w:val="0"/>
        <w:spacing w:after="0" w:line="240" w:lineRule="auto"/>
        <w:rPr>
          <w:ins w:id="219" w:author="Yun G" w:date="2023-05-24T19:03:00Z"/>
          <w:rFonts w:ascii="Cascadia Mono" w:eastAsia="SimSun" w:hAnsi="Cascadia Mono" w:cs="Cascadia Mono"/>
          <w:color w:val="000000"/>
          <w:sz w:val="19"/>
          <w:szCs w:val="19"/>
          <w:lang w:val="en-GB"/>
        </w:rPr>
      </w:pPr>
      <w:ins w:id="220" w:author="Yun G" w:date="2023-05-24T19:03:00Z">
        <w:r>
          <w:rPr>
            <w:rFonts w:ascii="Cascadia Mono" w:eastAsia="SimSun" w:hAnsi="Cascadia Mono" w:cs="Cascadia Mono"/>
            <w:color w:val="000000"/>
            <w:sz w:val="19"/>
            <w:szCs w:val="19"/>
            <w:lang w:val="en-GB"/>
          </w:rPr>
          <w:t xml:space="preserve">                                timer.Stop();</w:t>
        </w:r>
      </w:ins>
    </w:p>
    <w:p w14:paraId="0D7AC6C3" w14:textId="77777777" w:rsidR="004A66D1" w:rsidRDefault="004A66D1" w:rsidP="004A66D1">
      <w:pPr>
        <w:autoSpaceDE w:val="0"/>
        <w:autoSpaceDN w:val="0"/>
        <w:adjustRightInd w:val="0"/>
        <w:spacing w:after="0" w:line="240" w:lineRule="auto"/>
        <w:rPr>
          <w:ins w:id="221" w:author="Yun G" w:date="2023-05-24T19:03:00Z"/>
          <w:rFonts w:ascii="Cascadia Mono" w:eastAsia="SimSun" w:hAnsi="Cascadia Mono" w:cs="Cascadia Mono"/>
          <w:color w:val="000000"/>
          <w:sz w:val="19"/>
          <w:szCs w:val="19"/>
          <w:lang w:val="en-GB"/>
        </w:rPr>
      </w:pPr>
      <w:ins w:id="222" w:author="Yun G" w:date="2023-05-24T19:03:00Z">
        <w:r>
          <w:rPr>
            <w:rFonts w:ascii="Cascadia Mono" w:eastAsia="SimSun" w:hAnsi="Cascadia Mono" w:cs="Cascadia Mono"/>
            <w:color w:val="000000"/>
            <w:sz w:val="19"/>
            <w:szCs w:val="19"/>
            <w:lang w:val="en-GB"/>
          </w:rPr>
          <w:t xml:space="preserve">                                Console.WriteLine(listSize.ToString() + </w:t>
        </w:r>
        <w:r>
          <w:rPr>
            <w:rFonts w:ascii="Cascadia Mono" w:eastAsia="SimSun" w:hAnsi="Cascadia Mono" w:cs="Cascadia Mono"/>
            <w:color w:val="A31515"/>
            <w:sz w:val="19"/>
            <w:szCs w:val="19"/>
            <w:lang w:val="en-GB"/>
          </w:rPr>
          <w:t>" item HASHSET strs time: "</w:t>
        </w:r>
        <w:r>
          <w:rPr>
            <w:rFonts w:ascii="Cascadia Mono" w:eastAsia="SimSun" w:hAnsi="Cascadia Mono" w:cs="Cascadia Mono"/>
            <w:color w:val="000000"/>
            <w:sz w:val="19"/>
            <w:szCs w:val="19"/>
            <w:lang w:val="en-GB"/>
          </w:rPr>
          <w:t xml:space="preserve"> + timer.ElapsedMilliseconds.ToString() + </w:t>
        </w:r>
        <w:r>
          <w:rPr>
            <w:rFonts w:ascii="Cascadia Mono" w:eastAsia="SimSun" w:hAnsi="Cascadia Mono" w:cs="Cascadia Mono"/>
            <w:color w:val="A31515"/>
            <w:sz w:val="19"/>
            <w:szCs w:val="19"/>
            <w:lang w:val="en-GB"/>
          </w:rPr>
          <w:t>"ms"</w:t>
        </w:r>
        <w:r>
          <w:rPr>
            <w:rFonts w:ascii="Cascadia Mono" w:eastAsia="SimSun" w:hAnsi="Cascadia Mono" w:cs="Cascadia Mono"/>
            <w:color w:val="000000"/>
            <w:sz w:val="19"/>
            <w:szCs w:val="19"/>
            <w:lang w:val="en-GB"/>
          </w:rPr>
          <w:t>);</w:t>
        </w:r>
      </w:ins>
    </w:p>
    <w:p w14:paraId="3A27DD04" w14:textId="77777777" w:rsidR="004A66D1" w:rsidRDefault="004A66D1" w:rsidP="004A66D1">
      <w:pPr>
        <w:autoSpaceDE w:val="0"/>
        <w:autoSpaceDN w:val="0"/>
        <w:adjustRightInd w:val="0"/>
        <w:spacing w:after="0" w:line="240" w:lineRule="auto"/>
        <w:rPr>
          <w:ins w:id="223" w:author="Yun G" w:date="2023-05-24T19:03:00Z"/>
          <w:rFonts w:ascii="Cascadia Mono" w:eastAsia="SimSun" w:hAnsi="Cascadia Mono" w:cs="Cascadia Mono"/>
          <w:color w:val="000000"/>
          <w:sz w:val="19"/>
          <w:szCs w:val="19"/>
          <w:lang w:val="en-GB"/>
        </w:rPr>
      </w:pPr>
      <w:ins w:id="224" w:author="Yun G" w:date="2023-05-24T19:03:00Z">
        <w:r>
          <w:rPr>
            <w:rFonts w:ascii="Cascadia Mono" w:eastAsia="SimSun" w:hAnsi="Cascadia Mono" w:cs="Cascadia Mono"/>
            <w:color w:val="000000"/>
            <w:sz w:val="19"/>
            <w:szCs w:val="19"/>
            <w:lang w:val="en-GB"/>
          </w:rPr>
          <w:t xml:space="preserve">                                Console.WriteLine();</w:t>
        </w:r>
      </w:ins>
    </w:p>
    <w:p w14:paraId="2656A272" w14:textId="77777777" w:rsidR="004A66D1" w:rsidRDefault="004A66D1" w:rsidP="004A66D1">
      <w:pPr>
        <w:autoSpaceDE w:val="0"/>
        <w:autoSpaceDN w:val="0"/>
        <w:adjustRightInd w:val="0"/>
        <w:spacing w:after="0" w:line="240" w:lineRule="auto"/>
        <w:rPr>
          <w:ins w:id="225" w:author="Yun G" w:date="2023-05-24T19:03:00Z"/>
          <w:rFonts w:ascii="Cascadia Mono" w:eastAsia="SimSun" w:hAnsi="Cascadia Mono" w:cs="Cascadia Mono"/>
          <w:color w:val="000000"/>
          <w:sz w:val="19"/>
          <w:szCs w:val="19"/>
          <w:lang w:val="en-GB"/>
        </w:rPr>
      </w:pPr>
      <w:ins w:id="226" w:author="Yun G" w:date="2023-05-24T19:03:00Z">
        <w:r>
          <w:rPr>
            <w:rFonts w:ascii="Cascadia Mono" w:eastAsia="SimSun" w:hAnsi="Cascadia Mono" w:cs="Cascadia Mono"/>
            <w:color w:val="000000"/>
            <w:sz w:val="19"/>
            <w:szCs w:val="19"/>
            <w:lang w:val="en-GB"/>
          </w:rPr>
          <w:t xml:space="preserve">                            }</w:t>
        </w:r>
      </w:ins>
    </w:p>
    <w:p w14:paraId="64A2A789" w14:textId="77777777" w:rsidR="004A66D1" w:rsidRDefault="004A66D1" w:rsidP="004A66D1">
      <w:pPr>
        <w:autoSpaceDE w:val="0"/>
        <w:autoSpaceDN w:val="0"/>
        <w:adjustRightInd w:val="0"/>
        <w:spacing w:after="0" w:line="240" w:lineRule="auto"/>
        <w:rPr>
          <w:ins w:id="227" w:author="Yun G" w:date="2023-05-24T19:03:00Z"/>
          <w:rFonts w:ascii="Cascadia Mono" w:eastAsia="SimSun" w:hAnsi="Cascadia Mono" w:cs="Cascadia Mono"/>
          <w:color w:val="000000"/>
          <w:sz w:val="19"/>
          <w:szCs w:val="19"/>
          <w:lang w:val="en-GB"/>
        </w:rPr>
      </w:pPr>
    </w:p>
    <w:p w14:paraId="42969280" w14:textId="79BF2362" w:rsidR="00774AE8" w:rsidRDefault="00774AE8" w:rsidP="00774AE8">
      <w:pPr>
        <w:rPr>
          <w:ins w:id="228" w:author="Yun G" w:date="2023-05-24T19:09:00Z"/>
        </w:rPr>
      </w:pPr>
      <w:ins w:id="229" w:author="Yun G" w:date="2023-05-24T19:08:00Z">
        <w:r>
          <w:t>Trong một vòng lặp, thực hiện việc xóa và thêm đối tượng trong</w:t>
        </w:r>
      </w:ins>
      <w:ins w:id="230" w:author="Yun G" w:date="2023-05-24T19:09:00Z">
        <w:r>
          <w:t xml:space="preserve"> </w:t>
        </w:r>
        <w:r>
          <w:t>List "list" và HashSet "hashset" với đối tượng "objToAddRem", lặp lại theo số lần đã khai báo trong biến "times".</w:t>
        </w:r>
      </w:ins>
    </w:p>
    <w:p w14:paraId="257F1783" w14:textId="77777777" w:rsidR="00774AE8" w:rsidRDefault="00774AE8" w:rsidP="00774AE8">
      <w:pPr>
        <w:rPr>
          <w:ins w:id="231" w:author="Yun G" w:date="2023-05-24T19:09:00Z"/>
        </w:rPr>
      </w:pPr>
      <w:ins w:id="232" w:author="Yun G" w:date="2023-05-24T19:09:00Z">
        <w:r>
          <w:lastRenderedPageBreak/>
          <w:t>Khi vòng lặp kết thúc, gọi phương thức Stop() của Stopwatch để dừng đếm thời gian. In ra màn hình thời gian thực thi của List với kích thước listSize bằng cách sử dụng phương thức ElapsedMilliseconds của Stopwatch.</w:t>
        </w:r>
      </w:ins>
    </w:p>
    <w:p w14:paraId="17B5BC5B" w14:textId="77777777" w:rsidR="00774AE8" w:rsidRDefault="00774AE8" w:rsidP="00774AE8">
      <w:pPr>
        <w:rPr>
          <w:ins w:id="233" w:author="Yun G" w:date="2023-05-24T19:09:00Z"/>
        </w:rPr>
      </w:pPr>
      <w:ins w:id="234" w:author="Yun G" w:date="2023-05-24T19:09:00Z">
        <w:r>
          <w:t>Sau đó, tạo một Stopwatch mới và lặp lại quá trình tương tự như trên, nhưng thay vì sử dụng List, sử dụng HashSet.</w:t>
        </w:r>
      </w:ins>
    </w:p>
    <w:p w14:paraId="3207B8A4" w14:textId="77777777" w:rsidR="00774AE8" w:rsidRDefault="00774AE8" w:rsidP="00774AE8">
      <w:pPr>
        <w:rPr>
          <w:ins w:id="235" w:author="Yun G" w:date="2023-05-24T19:09:00Z"/>
        </w:rPr>
      </w:pPr>
      <w:ins w:id="236" w:author="Yun G" w:date="2023-05-24T19:09:00Z">
        <w:r>
          <w:t>Sau khi in ra thời gian thực thi của cả List và HashSet, in ra một dòng trống để tách biệt giữa các lần thử nghiệm khác nhau.</w:t>
        </w:r>
      </w:ins>
    </w:p>
    <w:p w14:paraId="6D432D4A" w14:textId="77777777" w:rsidR="00774AE8" w:rsidRDefault="00774AE8" w:rsidP="00774AE8">
      <w:pPr>
        <w:rPr>
          <w:ins w:id="237" w:author="Yun G" w:date="2023-05-24T19:09:00Z"/>
        </w:rPr>
      </w:pPr>
      <w:ins w:id="238" w:author="Yun G" w:date="2023-05-24T19:09:00Z">
        <w:r>
          <w:t>Cuối cùng, chờ người dùng nhấn phím để tiếp tục (đọc một dòng nhập từ bàn phím).</w:t>
        </w:r>
      </w:ins>
    </w:p>
    <w:p w14:paraId="452D5530" w14:textId="77777777" w:rsidR="00774AE8" w:rsidRDefault="00774AE8" w:rsidP="00774AE8">
      <w:pPr>
        <w:rPr>
          <w:ins w:id="239" w:author="Yun G" w:date="2023-05-24T19:09:00Z"/>
        </w:rPr>
      </w:pPr>
      <w:ins w:id="240" w:author="Yun G" w:date="2023-05-24T19:09:00Z">
        <w:r>
          <w:t>Sau khi người dùng nhấn phím, xóa màn hình console (clear console).</w:t>
        </w:r>
      </w:ins>
    </w:p>
    <w:p w14:paraId="3333151C" w14:textId="7729DC17" w:rsidR="00774AE8" w:rsidRPr="00774AE8" w:rsidRDefault="00774AE8" w:rsidP="00774AE8">
      <w:pPr>
        <w:rPr>
          <w:ins w:id="241" w:author="Yun G" w:date="2023-05-24T19:08:00Z"/>
          <w:rPrChange w:id="242" w:author="Yun G" w:date="2023-05-24T19:08:00Z">
            <w:rPr>
              <w:ins w:id="243" w:author="Yun G" w:date="2023-05-24T19:08:00Z"/>
              <w:rFonts w:ascii="Cascadia Mono" w:eastAsia="SimSun" w:hAnsi="Cascadia Mono" w:cs="Cascadia Mono"/>
              <w:color w:val="000000"/>
              <w:sz w:val="19"/>
              <w:szCs w:val="19"/>
              <w:lang w:val="en-GB"/>
            </w:rPr>
          </w:rPrChange>
        </w:rPr>
        <w:pPrChange w:id="244" w:author="Yun G" w:date="2023-05-24T19:08:00Z">
          <w:pPr>
            <w:autoSpaceDE w:val="0"/>
            <w:autoSpaceDN w:val="0"/>
            <w:adjustRightInd w:val="0"/>
            <w:spacing w:after="0" w:line="240" w:lineRule="auto"/>
          </w:pPr>
        </w:pPrChange>
      </w:pPr>
      <w:ins w:id="245" w:author="Yun G" w:date="2023-05-24T19:09:00Z">
        <w:r>
          <w:t>Quá trình thực hiện lặp lại cho đến khi kết thúc vòng lặp switch case trong hàm main.</w:t>
        </w:r>
      </w:ins>
    </w:p>
    <w:p w14:paraId="4F020E7B" w14:textId="3A9685FF" w:rsidR="004A66D1" w:rsidRDefault="004A66D1" w:rsidP="004A66D1">
      <w:pPr>
        <w:autoSpaceDE w:val="0"/>
        <w:autoSpaceDN w:val="0"/>
        <w:adjustRightInd w:val="0"/>
        <w:spacing w:after="0" w:line="240" w:lineRule="auto"/>
        <w:rPr>
          <w:ins w:id="246" w:author="Yun G" w:date="2023-05-24T19:03:00Z"/>
          <w:rFonts w:ascii="Cascadia Mono" w:eastAsia="SimSun" w:hAnsi="Cascadia Mono" w:cs="Cascadia Mono"/>
          <w:color w:val="000000"/>
          <w:sz w:val="19"/>
          <w:szCs w:val="19"/>
          <w:lang w:val="en-GB"/>
        </w:rPr>
      </w:pPr>
      <w:ins w:id="247" w:author="Yun G" w:date="2023-05-24T19:03:00Z">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listSize = 1; listSize &lt; 10; listSize += 3)</w:t>
        </w:r>
      </w:ins>
    </w:p>
    <w:p w14:paraId="1CF26B1D" w14:textId="60512EAB" w:rsidR="004A66D1" w:rsidRDefault="004A66D1" w:rsidP="004A66D1">
      <w:pPr>
        <w:autoSpaceDE w:val="0"/>
        <w:autoSpaceDN w:val="0"/>
        <w:adjustRightInd w:val="0"/>
        <w:spacing w:after="0" w:line="240" w:lineRule="auto"/>
        <w:rPr>
          <w:ins w:id="248" w:author="Yun G" w:date="2023-05-24T19:03:00Z"/>
          <w:rFonts w:ascii="Cascadia Mono" w:eastAsia="SimSun" w:hAnsi="Cascadia Mono" w:cs="Cascadia Mono"/>
          <w:color w:val="000000"/>
          <w:sz w:val="19"/>
          <w:szCs w:val="19"/>
          <w:lang w:val="en-GB"/>
        </w:rPr>
      </w:pPr>
      <w:ins w:id="249" w:author="Yun G" w:date="2023-05-24T19:03:00Z">
        <w:r>
          <w:rPr>
            <w:rFonts w:ascii="Cascadia Mono" w:eastAsia="SimSun" w:hAnsi="Cascadia Mono" w:cs="Cascadia Mono"/>
            <w:color w:val="000000"/>
            <w:sz w:val="19"/>
            <w:szCs w:val="19"/>
            <w:lang w:val="en-GB"/>
          </w:rPr>
          <w:t xml:space="preserve">       {</w:t>
        </w:r>
      </w:ins>
    </w:p>
    <w:p w14:paraId="1B03F6A1" w14:textId="25782EEA" w:rsidR="004A66D1" w:rsidRDefault="004A66D1" w:rsidP="004A66D1">
      <w:pPr>
        <w:autoSpaceDE w:val="0"/>
        <w:autoSpaceDN w:val="0"/>
        <w:adjustRightInd w:val="0"/>
        <w:spacing w:after="0" w:line="240" w:lineRule="auto"/>
        <w:rPr>
          <w:ins w:id="250" w:author="Yun G" w:date="2023-05-24T19:03:00Z"/>
          <w:rFonts w:ascii="Cascadia Mono" w:eastAsia="SimSun" w:hAnsi="Cascadia Mono" w:cs="Cascadia Mono"/>
          <w:color w:val="000000"/>
          <w:sz w:val="19"/>
          <w:szCs w:val="19"/>
          <w:lang w:val="en-GB"/>
        </w:rPr>
      </w:pPr>
      <w:ins w:id="251" w:author="Yun G" w:date="2023-05-24T19:03:00Z">
        <w:r>
          <w:rPr>
            <w:rFonts w:ascii="Cascadia Mono" w:eastAsia="SimSun" w:hAnsi="Cascadia Mono" w:cs="Cascadia Mono"/>
            <w:color w:val="000000"/>
            <w:sz w:val="19"/>
            <w:szCs w:val="19"/>
            <w:lang w:val="en-GB"/>
          </w:rPr>
          <w:t xml:space="preserve">         List&lt;</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 xml:space="preserve">&gt; list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List&lt;</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&gt;();</w:t>
        </w:r>
      </w:ins>
    </w:p>
    <w:p w14:paraId="02192FB8" w14:textId="0EAC83DA" w:rsidR="004A66D1" w:rsidRDefault="004A66D1" w:rsidP="004A66D1">
      <w:pPr>
        <w:autoSpaceDE w:val="0"/>
        <w:autoSpaceDN w:val="0"/>
        <w:adjustRightInd w:val="0"/>
        <w:spacing w:after="0" w:line="240" w:lineRule="auto"/>
        <w:rPr>
          <w:ins w:id="252" w:author="Yun G" w:date="2023-05-24T19:03:00Z"/>
          <w:rFonts w:ascii="Cascadia Mono" w:eastAsia="SimSun" w:hAnsi="Cascadia Mono" w:cs="Cascadia Mono"/>
          <w:color w:val="000000"/>
          <w:sz w:val="19"/>
          <w:szCs w:val="19"/>
          <w:lang w:val="en-GB"/>
        </w:rPr>
      </w:pPr>
      <w:ins w:id="253" w:author="Yun G" w:date="2023-05-24T19:03:00Z">
        <w:r>
          <w:rPr>
            <w:rFonts w:ascii="Cascadia Mono" w:eastAsia="SimSun" w:hAnsi="Cascadia Mono" w:cs="Cascadia Mono"/>
            <w:color w:val="000000"/>
            <w:sz w:val="19"/>
            <w:szCs w:val="19"/>
            <w:lang w:val="en-GB"/>
          </w:rPr>
          <w:t xml:space="preserve">         HashSet&lt;</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 xml:space="preserve">&gt; hashset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HashSet&lt;</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&gt;();</w:t>
        </w:r>
      </w:ins>
    </w:p>
    <w:p w14:paraId="1B486649" w14:textId="0B4B088E" w:rsidR="004A66D1" w:rsidRDefault="004A66D1" w:rsidP="004A66D1">
      <w:pPr>
        <w:autoSpaceDE w:val="0"/>
        <w:autoSpaceDN w:val="0"/>
        <w:adjustRightInd w:val="0"/>
        <w:spacing w:after="0" w:line="240" w:lineRule="auto"/>
        <w:rPr>
          <w:ins w:id="254" w:author="Yun G" w:date="2023-05-24T19:03:00Z"/>
          <w:rFonts w:ascii="Cascadia Mono" w:eastAsia="SimSun" w:hAnsi="Cascadia Mono" w:cs="Cascadia Mono"/>
          <w:color w:val="000000"/>
          <w:sz w:val="19"/>
          <w:szCs w:val="19"/>
          <w:lang w:val="en-GB"/>
        </w:rPr>
      </w:pPr>
      <w:ins w:id="255"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i = 0; i &lt; listSize; i++)</w:t>
        </w:r>
      </w:ins>
    </w:p>
    <w:p w14:paraId="4388BA17" w14:textId="5893F891" w:rsidR="004A66D1" w:rsidRDefault="004A66D1" w:rsidP="004A66D1">
      <w:pPr>
        <w:autoSpaceDE w:val="0"/>
        <w:autoSpaceDN w:val="0"/>
        <w:adjustRightInd w:val="0"/>
        <w:spacing w:after="0" w:line="240" w:lineRule="auto"/>
        <w:rPr>
          <w:ins w:id="256" w:author="Yun G" w:date="2023-05-24T19:03:00Z"/>
          <w:rFonts w:ascii="Cascadia Mono" w:eastAsia="SimSun" w:hAnsi="Cascadia Mono" w:cs="Cascadia Mono"/>
          <w:color w:val="000000"/>
          <w:sz w:val="19"/>
          <w:szCs w:val="19"/>
          <w:lang w:val="en-GB"/>
        </w:rPr>
      </w:pPr>
      <w:ins w:id="257" w:author="Yun G" w:date="2023-05-24T19:03:00Z">
        <w:r>
          <w:rPr>
            <w:rFonts w:ascii="Cascadia Mono" w:eastAsia="SimSun" w:hAnsi="Cascadia Mono" w:cs="Cascadia Mono"/>
            <w:color w:val="000000"/>
            <w:sz w:val="19"/>
            <w:szCs w:val="19"/>
            <w:lang w:val="en-GB"/>
          </w:rPr>
          <w:t xml:space="preserve">                  {</w:t>
        </w:r>
      </w:ins>
    </w:p>
    <w:p w14:paraId="6F57DE57" w14:textId="3FB3A95E" w:rsidR="004A66D1" w:rsidRDefault="004A66D1" w:rsidP="004A66D1">
      <w:pPr>
        <w:autoSpaceDE w:val="0"/>
        <w:autoSpaceDN w:val="0"/>
        <w:adjustRightInd w:val="0"/>
        <w:spacing w:after="0" w:line="240" w:lineRule="auto"/>
        <w:rPr>
          <w:ins w:id="258" w:author="Yun G" w:date="2023-05-24T19:03:00Z"/>
          <w:rFonts w:ascii="Cascadia Mono" w:eastAsia="SimSun" w:hAnsi="Cascadia Mono" w:cs="Cascadia Mono"/>
          <w:color w:val="000000"/>
          <w:sz w:val="19"/>
          <w:szCs w:val="19"/>
          <w:lang w:val="en-GB"/>
        </w:rPr>
      </w:pPr>
      <w:ins w:id="259" w:author="Yun G" w:date="2023-05-24T19:03:00Z">
        <w:r>
          <w:rPr>
            <w:rFonts w:ascii="Cascadia Mono" w:eastAsia="SimSun" w:hAnsi="Cascadia Mono" w:cs="Cascadia Mono"/>
            <w:color w:val="000000"/>
            <w:sz w:val="19"/>
            <w:szCs w:val="19"/>
            <w:lang w:val="en-GB"/>
          </w:rPr>
          <w:t xml:space="preserve">                    list.Add(</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w:t>
        </w:r>
      </w:ins>
    </w:p>
    <w:p w14:paraId="18F9B594" w14:textId="77777777" w:rsidR="004A66D1" w:rsidRDefault="004A66D1" w:rsidP="004A66D1">
      <w:pPr>
        <w:autoSpaceDE w:val="0"/>
        <w:autoSpaceDN w:val="0"/>
        <w:adjustRightInd w:val="0"/>
        <w:spacing w:after="0" w:line="240" w:lineRule="auto"/>
        <w:rPr>
          <w:ins w:id="260" w:author="Yun G" w:date="2023-05-24T19:03:00Z"/>
          <w:rFonts w:ascii="Cascadia Mono" w:eastAsia="SimSun" w:hAnsi="Cascadia Mono" w:cs="Cascadia Mono"/>
          <w:color w:val="000000"/>
          <w:sz w:val="19"/>
          <w:szCs w:val="19"/>
          <w:lang w:val="en-GB"/>
        </w:rPr>
      </w:pPr>
      <w:ins w:id="261" w:author="Yun G" w:date="2023-05-24T19:03:00Z">
        <w:r>
          <w:rPr>
            <w:rFonts w:ascii="Cascadia Mono" w:eastAsia="SimSun" w:hAnsi="Cascadia Mono" w:cs="Cascadia Mono"/>
            <w:color w:val="000000"/>
            <w:sz w:val="19"/>
            <w:szCs w:val="19"/>
            <w:lang w:val="en-GB"/>
          </w:rPr>
          <w:t xml:space="preserve">                                    hashset.Add(</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w:t>
        </w:r>
      </w:ins>
    </w:p>
    <w:p w14:paraId="3EB7BFEA" w14:textId="77777777" w:rsidR="004A66D1" w:rsidRDefault="004A66D1" w:rsidP="004A66D1">
      <w:pPr>
        <w:autoSpaceDE w:val="0"/>
        <w:autoSpaceDN w:val="0"/>
        <w:adjustRightInd w:val="0"/>
        <w:spacing w:after="0" w:line="240" w:lineRule="auto"/>
        <w:rPr>
          <w:ins w:id="262" w:author="Yun G" w:date="2023-05-24T19:03:00Z"/>
          <w:rFonts w:ascii="Cascadia Mono" w:eastAsia="SimSun" w:hAnsi="Cascadia Mono" w:cs="Cascadia Mono"/>
          <w:color w:val="000000"/>
          <w:sz w:val="19"/>
          <w:szCs w:val="19"/>
          <w:lang w:val="en-GB"/>
        </w:rPr>
      </w:pPr>
      <w:ins w:id="263" w:author="Yun G" w:date="2023-05-24T19:03:00Z">
        <w:r>
          <w:rPr>
            <w:rFonts w:ascii="Cascadia Mono" w:eastAsia="SimSun" w:hAnsi="Cascadia Mono" w:cs="Cascadia Mono"/>
            <w:color w:val="000000"/>
            <w:sz w:val="19"/>
            <w:szCs w:val="19"/>
            <w:lang w:val="en-GB"/>
          </w:rPr>
          <w:t xml:space="preserve">                                }</w:t>
        </w:r>
      </w:ins>
    </w:p>
    <w:p w14:paraId="2A4A42FC" w14:textId="77777777" w:rsidR="004A66D1" w:rsidRDefault="004A66D1" w:rsidP="004A66D1">
      <w:pPr>
        <w:autoSpaceDE w:val="0"/>
        <w:autoSpaceDN w:val="0"/>
        <w:adjustRightInd w:val="0"/>
        <w:spacing w:after="0" w:line="240" w:lineRule="auto"/>
        <w:rPr>
          <w:ins w:id="264" w:author="Yun G" w:date="2023-05-24T19:03:00Z"/>
          <w:rFonts w:ascii="Cascadia Mono" w:eastAsia="SimSun" w:hAnsi="Cascadia Mono" w:cs="Cascadia Mono"/>
          <w:color w:val="000000"/>
          <w:sz w:val="19"/>
          <w:szCs w:val="19"/>
          <w:lang w:val="en-GB"/>
        </w:rPr>
      </w:pPr>
      <w:ins w:id="265"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object</w:t>
        </w:r>
        <w:r>
          <w:rPr>
            <w:rFonts w:ascii="Cascadia Mono" w:eastAsia="SimSun" w:hAnsi="Cascadia Mono" w:cs="Cascadia Mono"/>
            <w:color w:val="000000"/>
            <w:sz w:val="19"/>
            <w:szCs w:val="19"/>
            <w:lang w:val="en-GB"/>
          </w:rPr>
          <w:t xml:space="preserve"> objToAddRem = list[0];</w:t>
        </w:r>
      </w:ins>
    </w:p>
    <w:p w14:paraId="7DF88241" w14:textId="77777777" w:rsidR="004A66D1" w:rsidRDefault="004A66D1" w:rsidP="004A66D1">
      <w:pPr>
        <w:autoSpaceDE w:val="0"/>
        <w:autoSpaceDN w:val="0"/>
        <w:adjustRightInd w:val="0"/>
        <w:spacing w:after="0" w:line="240" w:lineRule="auto"/>
        <w:rPr>
          <w:ins w:id="266" w:author="Yun G" w:date="2023-05-24T19:03:00Z"/>
          <w:rFonts w:ascii="Cascadia Mono" w:eastAsia="SimSun" w:hAnsi="Cascadia Mono" w:cs="Cascadia Mono"/>
          <w:color w:val="000000"/>
          <w:sz w:val="19"/>
          <w:szCs w:val="19"/>
          <w:lang w:val="en-GB"/>
        </w:rPr>
      </w:pPr>
      <w:ins w:id="267" w:author="Yun G" w:date="2023-05-24T19:03:00Z">
        <w:r>
          <w:rPr>
            <w:rFonts w:ascii="Cascadia Mono" w:eastAsia="SimSun" w:hAnsi="Cascadia Mono" w:cs="Cascadia Mono"/>
            <w:color w:val="000000"/>
            <w:sz w:val="19"/>
            <w:szCs w:val="19"/>
            <w:lang w:val="en-GB"/>
          </w:rPr>
          <w:t xml:space="preserve">                                Stopwatch timer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Stopwatch();</w:t>
        </w:r>
      </w:ins>
    </w:p>
    <w:p w14:paraId="41A9E71B" w14:textId="77777777" w:rsidR="004A66D1" w:rsidRDefault="004A66D1" w:rsidP="004A66D1">
      <w:pPr>
        <w:autoSpaceDE w:val="0"/>
        <w:autoSpaceDN w:val="0"/>
        <w:adjustRightInd w:val="0"/>
        <w:spacing w:after="0" w:line="240" w:lineRule="auto"/>
        <w:rPr>
          <w:ins w:id="268" w:author="Yun G" w:date="2023-05-24T19:03:00Z"/>
          <w:rFonts w:ascii="Cascadia Mono" w:eastAsia="SimSun" w:hAnsi="Cascadia Mono" w:cs="Cascadia Mono"/>
          <w:color w:val="000000"/>
          <w:sz w:val="19"/>
          <w:szCs w:val="19"/>
          <w:lang w:val="en-GB"/>
        </w:rPr>
      </w:pPr>
      <w:ins w:id="269" w:author="Yun G" w:date="2023-05-24T19:03:00Z">
        <w:r>
          <w:rPr>
            <w:rFonts w:ascii="Cascadia Mono" w:eastAsia="SimSun" w:hAnsi="Cascadia Mono" w:cs="Cascadia Mono"/>
            <w:color w:val="000000"/>
            <w:sz w:val="19"/>
            <w:szCs w:val="19"/>
            <w:lang w:val="en-GB"/>
          </w:rPr>
          <w:t xml:space="preserve">                                timer.Start();</w:t>
        </w:r>
      </w:ins>
    </w:p>
    <w:p w14:paraId="2E13DB70" w14:textId="77777777" w:rsidR="004A66D1" w:rsidRDefault="004A66D1" w:rsidP="004A66D1">
      <w:pPr>
        <w:autoSpaceDE w:val="0"/>
        <w:autoSpaceDN w:val="0"/>
        <w:adjustRightInd w:val="0"/>
        <w:spacing w:after="0" w:line="240" w:lineRule="auto"/>
        <w:rPr>
          <w:ins w:id="270" w:author="Yun G" w:date="2023-05-24T19:03:00Z"/>
          <w:rFonts w:ascii="Cascadia Mono" w:eastAsia="SimSun" w:hAnsi="Cascadia Mono" w:cs="Cascadia Mono"/>
          <w:color w:val="000000"/>
          <w:sz w:val="19"/>
          <w:szCs w:val="19"/>
          <w:lang w:val="en-GB"/>
        </w:rPr>
      </w:pPr>
      <w:ins w:id="271"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i = 0; i &lt; times; i++)</w:t>
        </w:r>
      </w:ins>
    </w:p>
    <w:p w14:paraId="4AD62F5A" w14:textId="77777777" w:rsidR="004A66D1" w:rsidRDefault="004A66D1" w:rsidP="004A66D1">
      <w:pPr>
        <w:autoSpaceDE w:val="0"/>
        <w:autoSpaceDN w:val="0"/>
        <w:adjustRightInd w:val="0"/>
        <w:spacing w:after="0" w:line="240" w:lineRule="auto"/>
        <w:rPr>
          <w:ins w:id="272" w:author="Yun G" w:date="2023-05-24T19:03:00Z"/>
          <w:rFonts w:ascii="Cascadia Mono" w:eastAsia="SimSun" w:hAnsi="Cascadia Mono" w:cs="Cascadia Mono"/>
          <w:color w:val="000000"/>
          <w:sz w:val="19"/>
          <w:szCs w:val="19"/>
          <w:lang w:val="en-GB"/>
        </w:rPr>
      </w:pPr>
      <w:ins w:id="273" w:author="Yun G" w:date="2023-05-24T19:03:00Z">
        <w:r>
          <w:rPr>
            <w:rFonts w:ascii="Cascadia Mono" w:eastAsia="SimSun" w:hAnsi="Cascadia Mono" w:cs="Cascadia Mono"/>
            <w:color w:val="000000"/>
            <w:sz w:val="19"/>
            <w:szCs w:val="19"/>
            <w:lang w:val="en-GB"/>
          </w:rPr>
          <w:t xml:space="preserve">                                {</w:t>
        </w:r>
      </w:ins>
    </w:p>
    <w:p w14:paraId="15E37D78" w14:textId="77777777" w:rsidR="004A66D1" w:rsidRDefault="004A66D1" w:rsidP="004A66D1">
      <w:pPr>
        <w:autoSpaceDE w:val="0"/>
        <w:autoSpaceDN w:val="0"/>
        <w:adjustRightInd w:val="0"/>
        <w:spacing w:after="0" w:line="240" w:lineRule="auto"/>
        <w:rPr>
          <w:ins w:id="274" w:author="Yun G" w:date="2023-05-24T19:03:00Z"/>
          <w:rFonts w:ascii="Cascadia Mono" w:eastAsia="SimSun" w:hAnsi="Cascadia Mono" w:cs="Cascadia Mono"/>
          <w:color w:val="000000"/>
          <w:sz w:val="19"/>
          <w:szCs w:val="19"/>
          <w:lang w:val="en-GB"/>
        </w:rPr>
      </w:pPr>
      <w:ins w:id="275" w:author="Yun G" w:date="2023-05-24T19:03:00Z">
        <w:r>
          <w:rPr>
            <w:rFonts w:ascii="Cascadia Mono" w:eastAsia="SimSun" w:hAnsi="Cascadia Mono" w:cs="Cascadia Mono"/>
            <w:color w:val="000000"/>
            <w:sz w:val="19"/>
            <w:szCs w:val="19"/>
            <w:lang w:val="en-GB"/>
          </w:rPr>
          <w:t xml:space="preserve">                                    list.Remove(objToAddRem);</w:t>
        </w:r>
      </w:ins>
    </w:p>
    <w:p w14:paraId="53511C0A" w14:textId="77777777" w:rsidR="004A66D1" w:rsidRDefault="004A66D1" w:rsidP="004A66D1">
      <w:pPr>
        <w:autoSpaceDE w:val="0"/>
        <w:autoSpaceDN w:val="0"/>
        <w:adjustRightInd w:val="0"/>
        <w:spacing w:after="0" w:line="240" w:lineRule="auto"/>
        <w:rPr>
          <w:ins w:id="276" w:author="Yun G" w:date="2023-05-24T19:03:00Z"/>
          <w:rFonts w:ascii="Cascadia Mono" w:eastAsia="SimSun" w:hAnsi="Cascadia Mono" w:cs="Cascadia Mono"/>
          <w:color w:val="000000"/>
          <w:sz w:val="19"/>
          <w:szCs w:val="19"/>
          <w:lang w:val="en-GB"/>
        </w:rPr>
      </w:pPr>
      <w:ins w:id="277" w:author="Yun G" w:date="2023-05-24T19:03:00Z">
        <w:r>
          <w:rPr>
            <w:rFonts w:ascii="Cascadia Mono" w:eastAsia="SimSun" w:hAnsi="Cascadia Mono" w:cs="Cascadia Mono"/>
            <w:color w:val="000000"/>
            <w:sz w:val="19"/>
            <w:szCs w:val="19"/>
            <w:lang w:val="en-GB"/>
          </w:rPr>
          <w:t xml:space="preserve">                                    list.Add(objToAddRem);</w:t>
        </w:r>
      </w:ins>
    </w:p>
    <w:p w14:paraId="69AD955B" w14:textId="77777777" w:rsidR="004A66D1" w:rsidRDefault="004A66D1" w:rsidP="004A66D1">
      <w:pPr>
        <w:autoSpaceDE w:val="0"/>
        <w:autoSpaceDN w:val="0"/>
        <w:adjustRightInd w:val="0"/>
        <w:spacing w:after="0" w:line="240" w:lineRule="auto"/>
        <w:rPr>
          <w:ins w:id="278" w:author="Yun G" w:date="2023-05-24T19:03:00Z"/>
          <w:rFonts w:ascii="Cascadia Mono" w:eastAsia="SimSun" w:hAnsi="Cascadia Mono" w:cs="Cascadia Mono"/>
          <w:color w:val="000000"/>
          <w:sz w:val="19"/>
          <w:szCs w:val="19"/>
          <w:lang w:val="en-GB"/>
        </w:rPr>
      </w:pPr>
      <w:ins w:id="279" w:author="Yun G" w:date="2023-05-24T19:03:00Z">
        <w:r>
          <w:rPr>
            <w:rFonts w:ascii="Cascadia Mono" w:eastAsia="SimSun" w:hAnsi="Cascadia Mono" w:cs="Cascadia Mono"/>
            <w:color w:val="000000"/>
            <w:sz w:val="19"/>
            <w:szCs w:val="19"/>
            <w:lang w:val="en-GB"/>
          </w:rPr>
          <w:t xml:space="preserve">                                }</w:t>
        </w:r>
      </w:ins>
    </w:p>
    <w:p w14:paraId="4347A936" w14:textId="77777777" w:rsidR="004A66D1" w:rsidRDefault="004A66D1" w:rsidP="004A66D1">
      <w:pPr>
        <w:autoSpaceDE w:val="0"/>
        <w:autoSpaceDN w:val="0"/>
        <w:adjustRightInd w:val="0"/>
        <w:spacing w:after="0" w:line="240" w:lineRule="auto"/>
        <w:rPr>
          <w:ins w:id="280" w:author="Yun G" w:date="2023-05-24T19:03:00Z"/>
          <w:rFonts w:ascii="Cascadia Mono" w:eastAsia="SimSun" w:hAnsi="Cascadia Mono" w:cs="Cascadia Mono"/>
          <w:color w:val="000000"/>
          <w:sz w:val="19"/>
          <w:szCs w:val="19"/>
          <w:lang w:val="en-GB"/>
        </w:rPr>
      </w:pPr>
      <w:ins w:id="281" w:author="Yun G" w:date="2023-05-24T19:03:00Z">
        <w:r>
          <w:rPr>
            <w:rFonts w:ascii="Cascadia Mono" w:eastAsia="SimSun" w:hAnsi="Cascadia Mono" w:cs="Cascadia Mono"/>
            <w:color w:val="000000"/>
            <w:sz w:val="19"/>
            <w:szCs w:val="19"/>
            <w:lang w:val="en-GB"/>
          </w:rPr>
          <w:t xml:space="preserve">                                timer.Stop();</w:t>
        </w:r>
      </w:ins>
    </w:p>
    <w:p w14:paraId="2F335EB3" w14:textId="77777777" w:rsidR="004A66D1" w:rsidRDefault="004A66D1" w:rsidP="004A66D1">
      <w:pPr>
        <w:autoSpaceDE w:val="0"/>
        <w:autoSpaceDN w:val="0"/>
        <w:adjustRightInd w:val="0"/>
        <w:spacing w:after="0" w:line="240" w:lineRule="auto"/>
        <w:rPr>
          <w:ins w:id="282" w:author="Yun G" w:date="2023-05-24T19:03:00Z"/>
          <w:rFonts w:ascii="Cascadia Mono" w:eastAsia="SimSun" w:hAnsi="Cascadia Mono" w:cs="Cascadia Mono"/>
          <w:color w:val="000000"/>
          <w:sz w:val="19"/>
          <w:szCs w:val="19"/>
          <w:lang w:val="en-GB"/>
        </w:rPr>
      </w:pPr>
      <w:ins w:id="283" w:author="Yun G" w:date="2023-05-24T19:03:00Z">
        <w:r>
          <w:rPr>
            <w:rFonts w:ascii="Cascadia Mono" w:eastAsia="SimSun" w:hAnsi="Cascadia Mono" w:cs="Cascadia Mono"/>
            <w:color w:val="000000"/>
            <w:sz w:val="19"/>
            <w:szCs w:val="19"/>
            <w:lang w:val="en-GB"/>
          </w:rPr>
          <w:t xml:space="preserve">                                Console.WriteLine(listSize.ToString() + </w:t>
        </w:r>
        <w:r>
          <w:rPr>
            <w:rFonts w:ascii="Cascadia Mono" w:eastAsia="SimSun" w:hAnsi="Cascadia Mono" w:cs="Cascadia Mono"/>
            <w:color w:val="A31515"/>
            <w:sz w:val="19"/>
            <w:szCs w:val="19"/>
            <w:lang w:val="en-GB"/>
          </w:rPr>
          <w:t>" item LIST objs time: "</w:t>
        </w:r>
        <w:r>
          <w:rPr>
            <w:rFonts w:ascii="Cascadia Mono" w:eastAsia="SimSun" w:hAnsi="Cascadia Mono" w:cs="Cascadia Mono"/>
            <w:color w:val="000000"/>
            <w:sz w:val="19"/>
            <w:szCs w:val="19"/>
            <w:lang w:val="en-GB"/>
          </w:rPr>
          <w:t xml:space="preserve"> + timer.ElapsedMilliseconds.ToString() + </w:t>
        </w:r>
        <w:r>
          <w:rPr>
            <w:rFonts w:ascii="Cascadia Mono" w:eastAsia="SimSun" w:hAnsi="Cascadia Mono" w:cs="Cascadia Mono"/>
            <w:color w:val="A31515"/>
            <w:sz w:val="19"/>
            <w:szCs w:val="19"/>
            <w:lang w:val="en-GB"/>
          </w:rPr>
          <w:t>"ms"</w:t>
        </w:r>
        <w:r>
          <w:rPr>
            <w:rFonts w:ascii="Cascadia Mono" w:eastAsia="SimSun" w:hAnsi="Cascadia Mono" w:cs="Cascadia Mono"/>
            <w:color w:val="000000"/>
            <w:sz w:val="19"/>
            <w:szCs w:val="19"/>
            <w:lang w:val="en-GB"/>
          </w:rPr>
          <w:t>);</w:t>
        </w:r>
      </w:ins>
    </w:p>
    <w:p w14:paraId="60C4C9F3" w14:textId="77777777" w:rsidR="004A66D1" w:rsidRDefault="004A66D1" w:rsidP="004A66D1">
      <w:pPr>
        <w:autoSpaceDE w:val="0"/>
        <w:autoSpaceDN w:val="0"/>
        <w:adjustRightInd w:val="0"/>
        <w:spacing w:after="0" w:line="240" w:lineRule="auto"/>
        <w:rPr>
          <w:ins w:id="284" w:author="Yun G" w:date="2023-05-24T19:03:00Z"/>
          <w:rFonts w:ascii="Cascadia Mono" w:eastAsia="SimSun" w:hAnsi="Cascadia Mono" w:cs="Cascadia Mono"/>
          <w:color w:val="000000"/>
          <w:sz w:val="19"/>
          <w:szCs w:val="19"/>
          <w:lang w:val="en-GB"/>
        </w:rPr>
      </w:pPr>
      <w:ins w:id="285" w:author="Yun G" w:date="2023-05-24T19:03:00Z">
        <w:r>
          <w:rPr>
            <w:rFonts w:ascii="Cascadia Mono" w:eastAsia="SimSun" w:hAnsi="Cascadia Mono" w:cs="Cascadia Mono"/>
            <w:color w:val="000000"/>
            <w:sz w:val="19"/>
            <w:szCs w:val="19"/>
            <w:lang w:val="en-GB"/>
          </w:rPr>
          <w:t xml:space="preserve">                                timer = </w:t>
        </w:r>
        <w:r>
          <w:rPr>
            <w:rFonts w:ascii="Cascadia Mono" w:eastAsia="SimSun" w:hAnsi="Cascadia Mono" w:cs="Cascadia Mono"/>
            <w:color w:val="0000FF"/>
            <w:sz w:val="19"/>
            <w:szCs w:val="19"/>
            <w:lang w:val="en-GB"/>
          </w:rPr>
          <w:t>new</w:t>
        </w:r>
        <w:r>
          <w:rPr>
            <w:rFonts w:ascii="Cascadia Mono" w:eastAsia="SimSun" w:hAnsi="Cascadia Mono" w:cs="Cascadia Mono"/>
            <w:color w:val="000000"/>
            <w:sz w:val="19"/>
            <w:szCs w:val="19"/>
            <w:lang w:val="en-GB"/>
          </w:rPr>
          <w:t xml:space="preserve"> Stopwatch();</w:t>
        </w:r>
      </w:ins>
    </w:p>
    <w:p w14:paraId="78844FB5" w14:textId="77777777" w:rsidR="004A66D1" w:rsidRDefault="004A66D1" w:rsidP="004A66D1">
      <w:pPr>
        <w:autoSpaceDE w:val="0"/>
        <w:autoSpaceDN w:val="0"/>
        <w:adjustRightInd w:val="0"/>
        <w:spacing w:after="0" w:line="240" w:lineRule="auto"/>
        <w:rPr>
          <w:ins w:id="286" w:author="Yun G" w:date="2023-05-24T19:03:00Z"/>
          <w:rFonts w:ascii="Cascadia Mono" w:eastAsia="SimSun" w:hAnsi="Cascadia Mono" w:cs="Cascadia Mono"/>
          <w:color w:val="000000"/>
          <w:sz w:val="19"/>
          <w:szCs w:val="19"/>
          <w:lang w:val="en-GB"/>
        </w:rPr>
      </w:pPr>
      <w:ins w:id="287" w:author="Yun G" w:date="2023-05-24T19:03:00Z">
        <w:r>
          <w:rPr>
            <w:rFonts w:ascii="Cascadia Mono" w:eastAsia="SimSun" w:hAnsi="Cascadia Mono" w:cs="Cascadia Mono"/>
            <w:color w:val="000000"/>
            <w:sz w:val="19"/>
            <w:szCs w:val="19"/>
            <w:lang w:val="en-GB"/>
          </w:rPr>
          <w:t xml:space="preserve">                                timer.Start();</w:t>
        </w:r>
      </w:ins>
    </w:p>
    <w:p w14:paraId="06F2CA32" w14:textId="77777777" w:rsidR="004A66D1" w:rsidRDefault="004A66D1" w:rsidP="004A66D1">
      <w:pPr>
        <w:autoSpaceDE w:val="0"/>
        <w:autoSpaceDN w:val="0"/>
        <w:adjustRightInd w:val="0"/>
        <w:spacing w:after="0" w:line="240" w:lineRule="auto"/>
        <w:rPr>
          <w:ins w:id="288" w:author="Yun G" w:date="2023-05-24T19:03:00Z"/>
          <w:rFonts w:ascii="Cascadia Mono" w:eastAsia="SimSun" w:hAnsi="Cascadia Mono" w:cs="Cascadia Mono"/>
          <w:color w:val="000000"/>
          <w:sz w:val="19"/>
          <w:szCs w:val="19"/>
          <w:lang w:val="en-GB"/>
        </w:rPr>
      </w:pPr>
      <w:ins w:id="289"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for</w:t>
        </w:r>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int</w:t>
        </w:r>
        <w:r>
          <w:rPr>
            <w:rFonts w:ascii="Cascadia Mono" w:eastAsia="SimSun" w:hAnsi="Cascadia Mono" w:cs="Cascadia Mono"/>
            <w:color w:val="000000"/>
            <w:sz w:val="19"/>
            <w:szCs w:val="19"/>
            <w:lang w:val="en-GB"/>
          </w:rPr>
          <w:t xml:space="preserve"> i = 0; i &lt; times; i++)</w:t>
        </w:r>
      </w:ins>
    </w:p>
    <w:p w14:paraId="2B4381F5" w14:textId="77777777" w:rsidR="004A66D1" w:rsidRDefault="004A66D1" w:rsidP="004A66D1">
      <w:pPr>
        <w:autoSpaceDE w:val="0"/>
        <w:autoSpaceDN w:val="0"/>
        <w:adjustRightInd w:val="0"/>
        <w:spacing w:after="0" w:line="240" w:lineRule="auto"/>
        <w:rPr>
          <w:ins w:id="290" w:author="Yun G" w:date="2023-05-24T19:03:00Z"/>
          <w:rFonts w:ascii="Cascadia Mono" w:eastAsia="SimSun" w:hAnsi="Cascadia Mono" w:cs="Cascadia Mono"/>
          <w:color w:val="000000"/>
          <w:sz w:val="19"/>
          <w:szCs w:val="19"/>
          <w:lang w:val="en-GB"/>
        </w:rPr>
      </w:pPr>
      <w:ins w:id="291" w:author="Yun G" w:date="2023-05-24T19:03:00Z">
        <w:r>
          <w:rPr>
            <w:rFonts w:ascii="Cascadia Mono" w:eastAsia="SimSun" w:hAnsi="Cascadia Mono" w:cs="Cascadia Mono"/>
            <w:color w:val="000000"/>
            <w:sz w:val="19"/>
            <w:szCs w:val="19"/>
            <w:lang w:val="en-GB"/>
          </w:rPr>
          <w:t xml:space="preserve">                                {</w:t>
        </w:r>
      </w:ins>
    </w:p>
    <w:p w14:paraId="57DD6AC5" w14:textId="77777777" w:rsidR="004A66D1" w:rsidRDefault="004A66D1" w:rsidP="004A66D1">
      <w:pPr>
        <w:autoSpaceDE w:val="0"/>
        <w:autoSpaceDN w:val="0"/>
        <w:adjustRightInd w:val="0"/>
        <w:spacing w:after="0" w:line="240" w:lineRule="auto"/>
        <w:rPr>
          <w:ins w:id="292" w:author="Yun G" w:date="2023-05-24T19:03:00Z"/>
          <w:rFonts w:ascii="Cascadia Mono" w:eastAsia="SimSun" w:hAnsi="Cascadia Mono" w:cs="Cascadia Mono"/>
          <w:color w:val="000000"/>
          <w:sz w:val="19"/>
          <w:szCs w:val="19"/>
          <w:lang w:val="en-GB"/>
        </w:rPr>
      </w:pPr>
      <w:ins w:id="293" w:author="Yun G" w:date="2023-05-24T19:03:00Z">
        <w:r>
          <w:rPr>
            <w:rFonts w:ascii="Cascadia Mono" w:eastAsia="SimSun" w:hAnsi="Cascadia Mono" w:cs="Cascadia Mono"/>
            <w:color w:val="000000"/>
            <w:sz w:val="19"/>
            <w:szCs w:val="19"/>
            <w:lang w:val="en-GB"/>
          </w:rPr>
          <w:t xml:space="preserve">                                    hashset.Remove(objToAddRem);</w:t>
        </w:r>
      </w:ins>
    </w:p>
    <w:p w14:paraId="6455EE71" w14:textId="77777777" w:rsidR="004A66D1" w:rsidRDefault="004A66D1" w:rsidP="004A66D1">
      <w:pPr>
        <w:autoSpaceDE w:val="0"/>
        <w:autoSpaceDN w:val="0"/>
        <w:adjustRightInd w:val="0"/>
        <w:spacing w:after="0" w:line="240" w:lineRule="auto"/>
        <w:rPr>
          <w:ins w:id="294" w:author="Yun G" w:date="2023-05-24T19:03:00Z"/>
          <w:rFonts w:ascii="Cascadia Mono" w:eastAsia="SimSun" w:hAnsi="Cascadia Mono" w:cs="Cascadia Mono"/>
          <w:color w:val="000000"/>
          <w:sz w:val="19"/>
          <w:szCs w:val="19"/>
          <w:lang w:val="en-GB"/>
        </w:rPr>
      </w:pPr>
      <w:ins w:id="295" w:author="Yun G" w:date="2023-05-24T19:03:00Z">
        <w:r>
          <w:rPr>
            <w:rFonts w:ascii="Cascadia Mono" w:eastAsia="SimSun" w:hAnsi="Cascadia Mono" w:cs="Cascadia Mono"/>
            <w:color w:val="000000"/>
            <w:sz w:val="19"/>
            <w:szCs w:val="19"/>
            <w:lang w:val="en-GB"/>
          </w:rPr>
          <w:t xml:space="preserve">                                    hashset.Add(objToAddRem);</w:t>
        </w:r>
      </w:ins>
    </w:p>
    <w:p w14:paraId="4FA94DF3" w14:textId="77777777" w:rsidR="004A66D1" w:rsidRDefault="004A66D1" w:rsidP="004A66D1">
      <w:pPr>
        <w:autoSpaceDE w:val="0"/>
        <w:autoSpaceDN w:val="0"/>
        <w:adjustRightInd w:val="0"/>
        <w:spacing w:after="0" w:line="240" w:lineRule="auto"/>
        <w:rPr>
          <w:ins w:id="296" w:author="Yun G" w:date="2023-05-24T19:03:00Z"/>
          <w:rFonts w:ascii="Cascadia Mono" w:eastAsia="SimSun" w:hAnsi="Cascadia Mono" w:cs="Cascadia Mono"/>
          <w:color w:val="000000"/>
          <w:sz w:val="19"/>
          <w:szCs w:val="19"/>
          <w:lang w:val="en-GB"/>
        </w:rPr>
      </w:pPr>
      <w:ins w:id="297" w:author="Yun G" w:date="2023-05-24T19:03:00Z">
        <w:r>
          <w:rPr>
            <w:rFonts w:ascii="Cascadia Mono" w:eastAsia="SimSun" w:hAnsi="Cascadia Mono" w:cs="Cascadia Mono"/>
            <w:color w:val="000000"/>
            <w:sz w:val="19"/>
            <w:szCs w:val="19"/>
            <w:lang w:val="en-GB"/>
          </w:rPr>
          <w:t xml:space="preserve">                                }</w:t>
        </w:r>
      </w:ins>
    </w:p>
    <w:p w14:paraId="2D204882" w14:textId="77777777" w:rsidR="004A66D1" w:rsidRDefault="004A66D1" w:rsidP="004A66D1">
      <w:pPr>
        <w:autoSpaceDE w:val="0"/>
        <w:autoSpaceDN w:val="0"/>
        <w:adjustRightInd w:val="0"/>
        <w:spacing w:after="0" w:line="240" w:lineRule="auto"/>
        <w:rPr>
          <w:ins w:id="298" w:author="Yun G" w:date="2023-05-24T19:03:00Z"/>
          <w:rFonts w:ascii="Cascadia Mono" w:eastAsia="SimSun" w:hAnsi="Cascadia Mono" w:cs="Cascadia Mono"/>
          <w:color w:val="000000"/>
          <w:sz w:val="19"/>
          <w:szCs w:val="19"/>
          <w:lang w:val="en-GB"/>
        </w:rPr>
      </w:pPr>
      <w:ins w:id="299" w:author="Yun G" w:date="2023-05-24T19:03:00Z">
        <w:r>
          <w:rPr>
            <w:rFonts w:ascii="Cascadia Mono" w:eastAsia="SimSun" w:hAnsi="Cascadia Mono" w:cs="Cascadia Mono"/>
            <w:color w:val="000000"/>
            <w:sz w:val="19"/>
            <w:szCs w:val="19"/>
            <w:lang w:val="en-GB"/>
          </w:rPr>
          <w:t xml:space="preserve">                                timer.Stop();</w:t>
        </w:r>
      </w:ins>
    </w:p>
    <w:p w14:paraId="4A8A65EA" w14:textId="77777777" w:rsidR="004A66D1" w:rsidRDefault="004A66D1" w:rsidP="004A66D1">
      <w:pPr>
        <w:autoSpaceDE w:val="0"/>
        <w:autoSpaceDN w:val="0"/>
        <w:adjustRightInd w:val="0"/>
        <w:spacing w:after="0" w:line="240" w:lineRule="auto"/>
        <w:rPr>
          <w:ins w:id="300" w:author="Yun G" w:date="2023-05-24T19:03:00Z"/>
          <w:rFonts w:ascii="Cascadia Mono" w:eastAsia="SimSun" w:hAnsi="Cascadia Mono" w:cs="Cascadia Mono"/>
          <w:color w:val="000000"/>
          <w:sz w:val="19"/>
          <w:szCs w:val="19"/>
          <w:lang w:val="en-GB"/>
        </w:rPr>
      </w:pPr>
      <w:ins w:id="301" w:author="Yun G" w:date="2023-05-24T19:03:00Z">
        <w:r>
          <w:rPr>
            <w:rFonts w:ascii="Cascadia Mono" w:eastAsia="SimSun" w:hAnsi="Cascadia Mono" w:cs="Cascadia Mono"/>
            <w:color w:val="000000"/>
            <w:sz w:val="19"/>
            <w:szCs w:val="19"/>
            <w:lang w:val="en-GB"/>
          </w:rPr>
          <w:t xml:space="preserve">                                Console.WriteLine(listSize.ToString() + </w:t>
        </w:r>
        <w:r>
          <w:rPr>
            <w:rFonts w:ascii="Cascadia Mono" w:eastAsia="SimSun" w:hAnsi="Cascadia Mono" w:cs="Cascadia Mono"/>
            <w:color w:val="A31515"/>
            <w:sz w:val="19"/>
            <w:szCs w:val="19"/>
            <w:lang w:val="en-GB"/>
          </w:rPr>
          <w:t>" item HASHSET objs time: "</w:t>
        </w:r>
        <w:r>
          <w:rPr>
            <w:rFonts w:ascii="Cascadia Mono" w:eastAsia="SimSun" w:hAnsi="Cascadia Mono" w:cs="Cascadia Mono"/>
            <w:color w:val="000000"/>
            <w:sz w:val="19"/>
            <w:szCs w:val="19"/>
            <w:lang w:val="en-GB"/>
          </w:rPr>
          <w:t xml:space="preserve"> + timer.ElapsedMilliseconds.ToString() + </w:t>
        </w:r>
        <w:r>
          <w:rPr>
            <w:rFonts w:ascii="Cascadia Mono" w:eastAsia="SimSun" w:hAnsi="Cascadia Mono" w:cs="Cascadia Mono"/>
            <w:color w:val="A31515"/>
            <w:sz w:val="19"/>
            <w:szCs w:val="19"/>
            <w:lang w:val="en-GB"/>
          </w:rPr>
          <w:t>"ms"</w:t>
        </w:r>
        <w:r>
          <w:rPr>
            <w:rFonts w:ascii="Cascadia Mono" w:eastAsia="SimSun" w:hAnsi="Cascadia Mono" w:cs="Cascadia Mono"/>
            <w:color w:val="000000"/>
            <w:sz w:val="19"/>
            <w:szCs w:val="19"/>
            <w:lang w:val="en-GB"/>
          </w:rPr>
          <w:t>);</w:t>
        </w:r>
      </w:ins>
    </w:p>
    <w:p w14:paraId="3A748ECF" w14:textId="77777777" w:rsidR="004A66D1" w:rsidRDefault="004A66D1" w:rsidP="004A66D1">
      <w:pPr>
        <w:autoSpaceDE w:val="0"/>
        <w:autoSpaceDN w:val="0"/>
        <w:adjustRightInd w:val="0"/>
        <w:spacing w:after="0" w:line="240" w:lineRule="auto"/>
        <w:rPr>
          <w:ins w:id="302" w:author="Yun G" w:date="2023-05-24T19:03:00Z"/>
          <w:rFonts w:ascii="Cascadia Mono" w:eastAsia="SimSun" w:hAnsi="Cascadia Mono" w:cs="Cascadia Mono"/>
          <w:color w:val="000000"/>
          <w:sz w:val="19"/>
          <w:szCs w:val="19"/>
          <w:lang w:val="en-GB"/>
        </w:rPr>
      </w:pPr>
      <w:ins w:id="303" w:author="Yun G" w:date="2023-05-24T19:03:00Z">
        <w:r>
          <w:rPr>
            <w:rFonts w:ascii="Cascadia Mono" w:eastAsia="SimSun" w:hAnsi="Cascadia Mono" w:cs="Cascadia Mono"/>
            <w:color w:val="000000"/>
            <w:sz w:val="19"/>
            <w:szCs w:val="19"/>
            <w:lang w:val="en-GB"/>
          </w:rPr>
          <w:t xml:space="preserve">                                Console.WriteLine();</w:t>
        </w:r>
      </w:ins>
    </w:p>
    <w:p w14:paraId="24977C02" w14:textId="77777777" w:rsidR="004A66D1" w:rsidRDefault="004A66D1" w:rsidP="004A66D1">
      <w:pPr>
        <w:autoSpaceDE w:val="0"/>
        <w:autoSpaceDN w:val="0"/>
        <w:adjustRightInd w:val="0"/>
        <w:spacing w:after="0" w:line="240" w:lineRule="auto"/>
        <w:rPr>
          <w:ins w:id="304" w:author="Yun G" w:date="2023-05-24T19:03:00Z"/>
          <w:rFonts w:ascii="Cascadia Mono" w:eastAsia="SimSun" w:hAnsi="Cascadia Mono" w:cs="Cascadia Mono"/>
          <w:color w:val="000000"/>
          <w:sz w:val="19"/>
          <w:szCs w:val="19"/>
          <w:lang w:val="en-GB"/>
        </w:rPr>
      </w:pPr>
      <w:ins w:id="305" w:author="Yun G" w:date="2023-05-24T19:03:00Z">
        <w:r>
          <w:rPr>
            <w:rFonts w:ascii="Cascadia Mono" w:eastAsia="SimSun" w:hAnsi="Cascadia Mono" w:cs="Cascadia Mono"/>
            <w:color w:val="000000"/>
            <w:sz w:val="19"/>
            <w:szCs w:val="19"/>
            <w:lang w:val="en-GB"/>
          </w:rPr>
          <w:t xml:space="preserve">                            }</w:t>
        </w:r>
      </w:ins>
    </w:p>
    <w:p w14:paraId="627D2647" w14:textId="77777777" w:rsidR="004A66D1" w:rsidRDefault="004A66D1" w:rsidP="004A66D1">
      <w:pPr>
        <w:autoSpaceDE w:val="0"/>
        <w:autoSpaceDN w:val="0"/>
        <w:adjustRightInd w:val="0"/>
        <w:spacing w:after="0" w:line="240" w:lineRule="auto"/>
        <w:rPr>
          <w:ins w:id="306" w:author="Yun G" w:date="2023-05-24T19:03:00Z"/>
          <w:rFonts w:ascii="Cascadia Mono" w:eastAsia="SimSun" w:hAnsi="Cascadia Mono" w:cs="Cascadia Mono"/>
          <w:color w:val="000000"/>
          <w:sz w:val="19"/>
          <w:szCs w:val="19"/>
          <w:lang w:val="en-GB"/>
        </w:rPr>
      </w:pPr>
      <w:ins w:id="307" w:author="Yun G" w:date="2023-05-24T19:03:00Z">
        <w:r>
          <w:rPr>
            <w:rFonts w:ascii="Cascadia Mono" w:eastAsia="SimSun" w:hAnsi="Cascadia Mono" w:cs="Cascadia Mono"/>
            <w:color w:val="000000"/>
            <w:sz w:val="19"/>
            <w:szCs w:val="19"/>
            <w:lang w:val="en-GB"/>
          </w:rPr>
          <w:t xml:space="preserve">                            Console.ReadLine();</w:t>
        </w:r>
      </w:ins>
    </w:p>
    <w:p w14:paraId="76324B8E" w14:textId="77777777" w:rsidR="004A66D1" w:rsidRDefault="004A66D1" w:rsidP="004A66D1">
      <w:pPr>
        <w:autoSpaceDE w:val="0"/>
        <w:autoSpaceDN w:val="0"/>
        <w:adjustRightInd w:val="0"/>
        <w:spacing w:after="0" w:line="240" w:lineRule="auto"/>
        <w:rPr>
          <w:ins w:id="308" w:author="Yun G" w:date="2023-05-24T19:03:00Z"/>
          <w:rFonts w:ascii="Cascadia Mono" w:eastAsia="SimSun" w:hAnsi="Cascadia Mono" w:cs="Cascadia Mono"/>
          <w:color w:val="000000"/>
          <w:sz w:val="19"/>
          <w:szCs w:val="19"/>
          <w:lang w:val="en-GB"/>
        </w:rPr>
      </w:pPr>
      <w:ins w:id="309" w:author="Yun G" w:date="2023-05-24T19:03:00Z">
        <w:r>
          <w:rPr>
            <w:rFonts w:ascii="Cascadia Mono" w:eastAsia="SimSun" w:hAnsi="Cascadia Mono" w:cs="Cascadia Mono"/>
            <w:color w:val="000000"/>
            <w:sz w:val="19"/>
            <w:szCs w:val="19"/>
            <w:lang w:val="en-GB"/>
          </w:rPr>
          <w:t xml:space="preserve">                            Console.Clear();</w:t>
        </w:r>
      </w:ins>
    </w:p>
    <w:p w14:paraId="7368F99D" w14:textId="5AE7B2E1" w:rsidR="004A66D1" w:rsidRDefault="004A66D1" w:rsidP="004A66D1">
      <w:pPr>
        <w:rPr>
          <w:ins w:id="310" w:author="Yun G" w:date="2023-05-24T19:09:00Z"/>
          <w:rFonts w:ascii="Cascadia Mono" w:eastAsia="SimSun" w:hAnsi="Cascadia Mono" w:cs="Cascadia Mono"/>
          <w:color w:val="000000"/>
          <w:sz w:val="19"/>
          <w:szCs w:val="19"/>
          <w:lang w:val="en-GB"/>
        </w:rPr>
      </w:pPr>
      <w:ins w:id="311" w:author="Yun G" w:date="2023-05-24T19:03:00Z">
        <w:r>
          <w:rPr>
            <w:rFonts w:ascii="Cascadia Mono" w:eastAsia="SimSun" w:hAnsi="Cascadia Mono" w:cs="Cascadia Mono"/>
            <w:color w:val="000000"/>
            <w:sz w:val="19"/>
            <w:szCs w:val="19"/>
            <w:lang w:val="en-GB"/>
          </w:rPr>
          <w:t xml:space="preserve">                            </w:t>
        </w:r>
        <w:r>
          <w:rPr>
            <w:rFonts w:ascii="Cascadia Mono" w:eastAsia="SimSun" w:hAnsi="Cascadia Mono" w:cs="Cascadia Mono"/>
            <w:color w:val="0000FF"/>
            <w:sz w:val="19"/>
            <w:szCs w:val="19"/>
            <w:lang w:val="en-GB"/>
          </w:rPr>
          <w:t>break</w:t>
        </w:r>
        <w:r>
          <w:rPr>
            <w:rFonts w:ascii="Cascadia Mono" w:eastAsia="SimSun" w:hAnsi="Cascadia Mono" w:cs="Cascadia Mono"/>
            <w:color w:val="000000"/>
            <w:sz w:val="19"/>
            <w:szCs w:val="19"/>
            <w:lang w:val="en-GB"/>
          </w:rPr>
          <w:t>;</w:t>
        </w:r>
      </w:ins>
    </w:p>
    <w:p w14:paraId="05C64AA4" w14:textId="232A3472" w:rsidR="00751E62" w:rsidRDefault="00751E62" w:rsidP="004A66D1">
      <w:pPr>
        <w:rPr>
          <w:ins w:id="312" w:author="Yun G" w:date="2023-05-24T19:09:00Z"/>
          <w:rFonts w:ascii="Cascadia Mono" w:eastAsia="SimSun" w:hAnsi="Cascadia Mono" w:cs="Cascadia Mono"/>
          <w:color w:val="000000"/>
          <w:sz w:val="19"/>
          <w:szCs w:val="19"/>
          <w:lang w:val="en-GB"/>
        </w:rPr>
      </w:pPr>
    </w:p>
    <w:p w14:paraId="252ABC1A" w14:textId="77777777" w:rsidR="00751E62" w:rsidRPr="004A66D1" w:rsidRDefault="00751E62" w:rsidP="004A66D1">
      <w:pPr>
        <w:rPr>
          <w:lang w:val="en-GB" w:eastAsia="en-GB"/>
        </w:rPr>
      </w:pPr>
    </w:p>
    <w:sectPr w:rsidR="00751E62" w:rsidRPr="004A66D1">
      <w:footerReference w:type="default" r:id="rId30"/>
      <w:pgSz w:w="11907" w:h="1683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0771C" w14:textId="77777777" w:rsidR="00C817B7" w:rsidRDefault="00C817B7">
      <w:pPr>
        <w:spacing w:line="240" w:lineRule="auto"/>
      </w:pPr>
      <w:r>
        <w:separator/>
      </w:r>
    </w:p>
  </w:endnote>
  <w:endnote w:type="continuationSeparator" w:id="0">
    <w:p w14:paraId="3898E886" w14:textId="77777777" w:rsidR="00C817B7" w:rsidRDefault="00C817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B9D6" w14:textId="3397A276" w:rsidR="0064530F" w:rsidRDefault="008C48EB">
    <w:pPr>
      <w:tabs>
        <w:tab w:val="left" w:pos="3796"/>
      </w:tabs>
      <w:jc w:val="center"/>
      <w:rPr>
        <w:rFonts w:cs="Times New Roman"/>
        <w:b/>
        <w:i/>
        <w:color w:val="002060"/>
        <w:sz w:val="36"/>
      </w:rPr>
    </w:pPr>
    <w:r>
      <w:rPr>
        <w:noProof/>
        <w:sz w:val="36"/>
      </w:rPr>
      <mc:AlternateContent>
        <mc:Choice Requires="wps">
          <w:drawing>
            <wp:anchor distT="0" distB="0" distL="114300" distR="114300" simplePos="0" relativeHeight="251661312" behindDoc="0" locked="0" layoutInCell="1" allowOverlap="1" wp14:anchorId="09BE9506" wp14:editId="6F67C54B">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AA25B" w14:textId="77777777" w:rsidR="0064530F" w:rsidRDefault="008C48EB">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BE9506"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nJ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PzV3S80RvQ00bEf0ct2C/zsR04MIWAf0DCue7nFoQ+CZThJnewo//3af7TGl&#10;0HLWYb1q7rD/nJnPDtObN3EUwihsR8E92RWBfAwkcikiHEIyo6gD2e/Y+2WOAZVwEpFqnkZxlYYV&#10;x7sh1XJZjLBvXqQ7t/EyQ5dm++VTwgyV0cqkDEycyMLGleE8vQ55pX//L1bPb9ji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LFe&#10;CclSAgAACwUAAA4AAAAAAAAAAAAAAAAALgIAAGRycy9lMm9Eb2MueG1sUEsBAi0AFAAGAAgAAAAh&#10;AHGq0bnXAAAABQEAAA8AAAAAAAAAAAAAAAAArAQAAGRycy9kb3ducmV2LnhtbFBLBQYAAAAABAAE&#10;APMAAACwBQAAAAA=&#10;" filled="f" stroked="f" strokeweight=".5pt">
              <v:textbox style="mso-fit-shape-to-text:t" inset="0,0,0,0">
                <w:txbxContent>
                  <w:p w14:paraId="0C1AA25B" w14:textId="77777777" w:rsidR="0064530F" w:rsidRDefault="008C48EB">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cs="Times New Roman"/>
        <w:b/>
        <w:i/>
        <w:color w:val="002060"/>
        <w:sz w:val="36"/>
      </w:rPr>
      <w:t>TP.HCM - 202</w:t>
    </w:r>
    <w:r w:rsidR="00CE6159">
      <w:rPr>
        <w:rFonts w:cs="Times New Roman"/>
        <w:b/>
        <w:i/>
        <w:color w:val="002060"/>
        <w:sz w:val="36"/>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A898" w14:textId="77777777" w:rsidR="0064530F" w:rsidRDefault="008C48EB">
    <w:pPr>
      <w:pStyle w:val="Footer"/>
      <w:pBdr>
        <w:top w:val="dotDash" w:sz="8" w:space="1" w:color="auto"/>
      </w:pBdr>
      <w:tabs>
        <w:tab w:val="clear" w:pos="9360"/>
        <w:tab w:val="right" w:pos="8910"/>
      </w:tabs>
    </w:pPr>
    <w:r>
      <w:rPr>
        <w:noProof/>
      </w:rPr>
      <mc:AlternateContent>
        <mc:Choice Requires="wps">
          <w:drawing>
            <wp:anchor distT="0" distB="0" distL="114300" distR="114300" simplePos="0" relativeHeight="251662336" behindDoc="0" locked="0" layoutInCell="1" allowOverlap="1" wp14:anchorId="7B08BE56" wp14:editId="197ADF42">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DC76D" w14:textId="77777777" w:rsidR="0064530F" w:rsidRDefault="008C48EB">
                          <w:pPr>
                            <w:pStyle w:val="Footer"/>
                            <w:pBdr>
                              <w:top w:val="dotDash" w:sz="8" w:space="1" w:color="auto"/>
                            </w:pBdr>
                            <w:tabs>
                              <w:tab w:val="clear" w:pos="9360"/>
                              <w:tab w:val="right" w:pos="8910"/>
                            </w:tabs>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08BE56" id="_x0000_t202" coordsize="21600,21600" o:spt="202" path="m,l,21600r21600,l21600,xe">
              <v:stroke joinstyle="miter"/>
              <v:path gradientshapeok="t" o:connecttype="rect"/>
            </v:shapetype>
            <v:shape id="Text Box 1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k&#10;7TjSUwIAABIFAAAOAAAAAAAAAAAAAAAAAC4CAABkcnMvZTJvRG9jLnhtbFBLAQItABQABgAIAAAA&#10;IQBxqtG51wAAAAUBAAAPAAAAAAAAAAAAAAAAAK0EAABkcnMvZG93bnJldi54bWxQSwUGAAAAAAQA&#10;BADzAAAAsQUAAAAA&#10;" filled="f" stroked="f" strokeweight=".5pt">
              <v:textbox style="mso-fit-shape-to-text:t" inset="0,0,0,0">
                <w:txbxContent>
                  <w:p w14:paraId="67EDC76D" w14:textId="77777777" w:rsidR="0064530F" w:rsidRDefault="008C48EB">
                    <w:pPr>
                      <w:pStyle w:val="Footer"/>
                      <w:pBdr>
                        <w:top w:val="dotDash" w:sz="8" w:space="1" w:color="auto"/>
                      </w:pBdr>
                      <w:tabs>
                        <w:tab w:val="clear" w:pos="9360"/>
                        <w:tab w:val="right" w:pos="8910"/>
                      </w:tabs>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FAC7" w14:textId="56583499" w:rsidR="0064530F" w:rsidRDefault="008C48EB">
    <w:pPr>
      <w:pStyle w:val="Footer"/>
      <w:pBdr>
        <w:top w:val="dotDash" w:sz="8" w:space="1" w:color="auto"/>
      </w:pBdr>
      <w:tabs>
        <w:tab w:val="clear" w:pos="9360"/>
        <w:tab w:val="right" w:pos="8910"/>
      </w:tabs>
    </w:pPr>
    <w:r>
      <w:rPr>
        <w:noProof/>
      </w:rPr>
      <mc:AlternateContent>
        <mc:Choice Requires="wps">
          <w:drawing>
            <wp:anchor distT="0" distB="0" distL="114300" distR="114300" simplePos="0" relativeHeight="251663360" behindDoc="0" locked="0" layoutInCell="1" allowOverlap="1" wp14:anchorId="19D39DC0" wp14:editId="6657A01F">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C7B79" w14:textId="411237A8" w:rsidR="0064530F" w:rsidRDefault="0064530F">
                          <w:pPr>
                            <w:pStyle w:val="Footer"/>
                            <w:pBdr>
                              <w:top w:val="dotDash" w:sz="8" w:space="1" w:color="auto"/>
                            </w:pBdr>
                            <w:tabs>
                              <w:tab w:val="clear" w:pos="9360"/>
                              <w:tab w:val="right" w:pos="8910"/>
                            </w:tabs>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D39DC0" id="_x0000_t202" coordsize="21600,21600" o:spt="202" path="m,l,21600r21600,l21600,xe">
              <v:stroke joinstyle="miter"/>
              <v:path gradientshapeok="t" o:connecttype="rect"/>
            </v:shapetype>
            <v:shape id="Text Box 13"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Y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V+/mFQCAAASBQAADgAAAAAAAAAAAAAAAAAuAgAAZHJzL2Uyb0RvYy54bWxQSwECLQAUAAYACAAA&#10;ACEAcarRudcAAAAFAQAADwAAAAAAAAAAAAAAAACuBAAAZHJzL2Rvd25yZXYueG1sUEsFBgAAAAAE&#10;AAQA8wAAALIFAAAAAA==&#10;" filled="f" stroked="f" strokeweight=".5pt">
              <v:textbox style="mso-fit-shape-to-text:t" inset="0,0,0,0">
                <w:txbxContent>
                  <w:p w14:paraId="6C8C7B79" w14:textId="411237A8" w:rsidR="0064530F" w:rsidRDefault="0064530F">
                    <w:pPr>
                      <w:pStyle w:val="Footer"/>
                      <w:pBdr>
                        <w:top w:val="dotDash" w:sz="8" w:space="1" w:color="auto"/>
                      </w:pBdr>
                      <w:tabs>
                        <w:tab w:val="clear" w:pos="9360"/>
                        <w:tab w:val="right" w:pos="8910"/>
                      </w:tabs>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C12AF" w14:textId="77777777" w:rsidR="00C817B7" w:rsidRDefault="00C817B7">
      <w:pPr>
        <w:spacing w:after="0"/>
      </w:pPr>
      <w:r>
        <w:separator/>
      </w:r>
    </w:p>
  </w:footnote>
  <w:footnote w:type="continuationSeparator" w:id="0">
    <w:p w14:paraId="5C37A95A" w14:textId="77777777" w:rsidR="00C817B7" w:rsidRDefault="00C817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A3E0" w14:textId="77777777" w:rsidR="0064530F" w:rsidRDefault="008C48EB">
    <w:pPr>
      <w:tabs>
        <w:tab w:val="right" w:pos="10350"/>
      </w:tabs>
      <w:ind w:right="27"/>
      <w:rPr>
        <w:b/>
      </w:rPr>
    </w:pPr>
    <w:r>
      <w:rPr>
        <w:noProof/>
      </w:rPr>
      <w:drawing>
        <wp:anchor distT="0" distB="0" distL="114300" distR="114300" simplePos="0" relativeHeight="251660288" behindDoc="0" locked="0" layoutInCell="1" allowOverlap="1" wp14:anchorId="2B6113A9" wp14:editId="463C1356">
          <wp:simplePos x="0" y="0"/>
          <wp:positionH relativeFrom="column">
            <wp:posOffset>1323975</wp:posOffset>
          </wp:positionH>
          <wp:positionV relativeFrom="paragraph">
            <wp:posOffset>415290</wp:posOffset>
          </wp:positionV>
          <wp:extent cx="2924175" cy="56007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520F5" w14:textId="6B7F97CD" w:rsidR="0064530F" w:rsidRDefault="008C48EB">
    <w:pPr>
      <w:pStyle w:val="Header"/>
      <w:pBdr>
        <w:bottom w:val="dotDash" w:sz="8" w:space="1" w:color="auto"/>
      </w:pBdr>
      <w:tabs>
        <w:tab w:val="clear" w:pos="9360"/>
        <w:tab w:val="right" w:pos="8640"/>
      </w:tabs>
    </w:pPr>
    <w:r>
      <w:t xml:space="preserve">MÃ SV: </w:t>
    </w:r>
    <w:r w:rsidR="0070392E">
      <w:t>PS2</w:t>
    </w:r>
    <w:r w:rsidR="00555C83">
      <w:t>8709</w:t>
    </w:r>
    <w:r>
      <w:tab/>
    </w:r>
    <w:r>
      <w:tab/>
      <w:t xml:space="preserve">LỚP: </w:t>
    </w:r>
    <w:r w:rsidR="00E35859">
      <w:rPr>
        <w:rFonts w:cs="Times New Roman"/>
        <w:sz w:val="26"/>
        <w:szCs w:val="26"/>
      </w:rPr>
      <w:t>IT18322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9E04" w14:textId="053CC19E" w:rsidR="00E81264" w:rsidRDefault="008C48EB">
    <w:pPr>
      <w:pStyle w:val="Header"/>
      <w:pBdr>
        <w:bottom w:val="dotDash" w:sz="8" w:space="1" w:color="auto"/>
      </w:pBdr>
      <w:tabs>
        <w:tab w:val="clear" w:pos="9360"/>
        <w:tab w:val="right" w:pos="8640"/>
      </w:tabs>
    </w:pPr>
    <w:r>
      <w:t>MÃ SV: PS</w:t>
    </w:r>
    <w:r w:rsidR="002B59FB">
      <w:t>28709</w:t>
    </w:r>
    <w:r>
      <w:tab/>
    </w:r>
    <w:r w:rsidR="0070392E">
      <w:tab/>
    </w:r>
    <w:r>
      <w:t>LỚP: IT</w:t>
    </w:r>
    <w:r w:rsidR="002B59FB">
      <w:t>183</w:t>
    </w:r>
    <w:r w:rsidR="00E81264">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C1573"/>
    <w:multiLevelType w:val="singleLevel"/>
    <w:tmpl w:val="8C6C1573"/>
    <w:lvl w:ilvl="0">
      <w:start w:val="1"/>
      <w:numFmt w:val="decimal"/>
      <w:suff w:val="space"/>
      <w:lvlText w:val="%1."/>
      <w:lvlJc w:val="left"/>
    </w:lvl>
  </w:abstractNum>
  <w:abstractNum w:abstractNumId="1" w15:restartNumberingAfterBreak="0">
    <w:nsid w:val="9AD5903E"/>
    <w:multiLevelType w:val="singleLevel"/>
    <w:tmpl w:val="9AD5903E"/>
    <w:lvl w:ilvl="0">
      <w:start w:val="1"/>
      <w:numFmt w:val="decimal"/>
      <w:suff w:val="space"/>
      <w:lvlText w:val="%1."/>
      <w:lvlJc w:val="left"/>
    </w:lvl>
  </w:abstractNum>
  <w:abstractNum w:abstractNumId="2" w15:restartNumberingAfterBreak="0">
    <w:nsid w:val="01787D82"/>
    <w:multiLevelType w:val="multilevel"/>
    <w:tmpl w:val="01787D82"/>
    <w:lvl w:ilvl="0">
      <w:start w:val="1"/>
      <w:numFmt w:val="decimal"/>
      <w:pStyle w:val="Heading3"/>
      <w:lvlText w:val="%1."/>
      <w:lvlJc w:val="left"/>
      <w:pPr>
        <w:ind w:left="920" w:hanging="360"/>
      </w:pPr>
      <w:rPr>
        <w:rFonts w:hint="default"/>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AA52E2"/>
    <w:multiLevelType w:val="hybridMultilevel"/>
    <w:tmpl w:val="BA90BB08"/>
    <w:lvl w:ilvl="0" w:tplc="C76C1BE0">
      <w:numFmt w:val="bullet"/>
      <w:lvlText w:val="-"/>
      <w:lvlJc w:val="left"/>
      <w:pPr>
        <w:ind w:left="720" w:hanging="360"/>
      </w:pPr>
      <w:rPr>
        <w:rFonts w:ascii="Times New Roman" w:eastAsiaTheme="minorHAnsi" w:hAnsi="Times New Roman" w:cs="Times New Roman"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52111B"/>
    <w:multiLevelType w:val="hybridMultilevel"/>
    <w:tmpl w:val="497A4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74D89"/>
    <w:multiLevelType w:val="hybridMultilevel"/>
    <w:tmpl w:val="8568640A"/>
    <w:lvl w:ilvl="0" w:tplc="0409000B">
      <w:start w:val="1"/>
      <w:numFmt w:val="bullet"/>
      <w:lvlText w:val=""/>
      <w:lvlJc w:val="left"/>
      <w:pPr>
        <w:ind w:left="785"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4F346317"/>
    <w:multiLevelType w:val="singleLevel"/>
    <w:tmpl w:val="4F346317"/>
    <w:lvl w:ilvl="0">
      <w:start w:val="1"/>
      <w:numFmt w:val="decimal"/>
      <w:suff w:val="space"/>
      <w:lvlText w:val="%1."/>
      <w:lvlJc w:val="left"/>
    </w:lvl>
  </w:abstractNum>
  <w:abstractNum w:abstractNumId="7" w15:restartNumberingAfterBreak="0">
    <w:nsid w:val="5B4957B0"/>
    <w:multiLevelType w:val="multilevel"/>
    <w:tmpl w:val="530C5874"/>
    <w:lvl w:ilvl="0">
      <w:start w:val="1"/>
      <w:numFmt w:val="upperRoman"/>
      <w:pStyle w:val="level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0"/>
  </w:num>
  <w:num w:numId="4">
    <w:abstractNumId w:val="5"/>
  </w:num>
  <w:num w:numId="5">
    <w:abstractNumId w:val="4"/>
  </w:num>
  <w:num w:numId="6">
    <w:abstractNumId w:val="6"/>
  </w:num>
  <w:num w:numId="7">
    <w:abstractNumId w:val="1"/>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 G">
    <w15:presenceInfo w15:providerId="Windows Live" w15:userId="f7fe7045fcf880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trackRevisions/>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276FF4"/>
    <w:rsid w:val="00017F1D"/>
    <w:rsid w:val="00027BF4"/>
    <w:rsid w:val="00053555"/>
    <w:rsid w:val="000C7638"/>
    <w:rsid w:val="000F2D81"/>
    <w:rsid w:val="00140D04"/>
    <w:rsid w:val="001C6363"/>
    <w:rsid w:val="001D7F7A"/>
    <w:rsid w:val="002571F6"/>
    <w:rsid w:val="002B59FB"/>
    <w:rsid w:val="002C1156"/>
    <w:rsid w:val="002D3BBE"/>
    <w:rsid w:val="003279D0"/>
    <w:rsid w:val="003603E3"/>
    <w:rsid w:val="003677D6"/>
    <w:rsid w:val="0044328D"/>
    <w:rsid w:val="004618FE"/>
    <w:rsid w:val="00471C1F"/>
    <w:rsid w:val="0048190E"/>
    <w:rsid w:val="004A66D1"/>
    <w:rsid w:val="00500EEE"/>
    <w:rsid w:val="0055484F"/>
    <w:rsid w:val="00555C83"/>
    <w:rsid w:val="00577C23"/>
    <w:rsid w:val="00592AB0"/>
    <w:rsid w:val="0059519A"/>
    <w:rsid w:val="005C0D4A"/>
    <w:rsid w:val="0064489F"/>
    <w:rsid w:val="0064530F"/>
    <w:rsid w:val="0068307E"/>
    <w:rsid w:val="006A0F3A"/>
    <w:rsid w:val="006B6882"/>
    <w:rsid w:val="006D1D8D"/>
    <w:rsid w:val="0070392E"/>
    <w:rsid w:val="007139D1"/>
    <w:rsid w:val="00713AE8"/>
    <w:rsid w:val="0072030A"/>
    <w:rsid w:val="00751A11"/>
    <w:rsid w:val="00751E62"/>
    <w:rsid w:val="00762DB8"/>
    <w:rsid w:val="00774AE8"/>
    <w:rsid w:val="00783A2E"/>
    <w:rsid w:val="007A1B59"/>
    <w:rsid w:val="007B2133"/>
    <w:rsid w:val="007B6E08"/>
    <w:rsid w:val="007E4CA3"/>
    <w:rsid w:val="007F50C4"/>
    <w:rsid w:val="00825915"/>
    <w:rsid w:val="008A3A1C"/>
    <w:rsid w:val="008C48EB"/>
    <w:rsid w:val="008F37FA"/>
    <w:rsid w:val="00995775"/>
    <w:rsid w:val="009C10C3"/>
    <w:rsid w:val="009C7600"/>
    <w:rsid w:val="00A13F8E"/>
    <w:rsid w:val="00A366BA"/>
    <w:rsid w:val="00A463DC"/>
    <w:rsid w:val="00A51420"/>
    <w:rsid w:val="00A62E82"/>
    <w:rsid w:val="00A97216"/>
    <w:rsid w:val="00AC4583"/>
    <w:rsid w:val="00B1647C"/>
    <w:rsid w:val="00BC6D0C"/>
    <w:rsid w:val="00C36A37"/>
    <w:rsid w:val="00C377C7"/>
    <w:rsid w:val="00C756C2"/>
    <w:rsid w:val="00C817B7"/>
    <w:rsid w:val="00CC7295"/>
    <w:rsid w:val="00CD1927"/>
    <w:rsid w:val="00CE2969"/>
    <w:rsid w:val="00CE6159"/>
    <w:rsid w:val="00CF02C6"/>
    <w:rsid w:val="00D219F8"/>
    <w:rsid w:val="00D26351"/>
    <w:rsid w:val="00D56DD0"/>
    <w:rsid w:val="00D77D58"/>
    <w:rsid w:val="00DC68FE"/>
    <w:rsid w:val="00DF5926"/>
    <w:rsid w:val="00E16291"/>
    <w:rsid w:val="00E35859"/>
    <w:rsid w:val="00E4061E"/>
    <w:rsid w:val="00E81264"/>
    <w:rsid w:val="00E87414"/>
    <w:rsid w:val="00EF7763"/>
    <w:rsid w:val="00F3204D"/>
    <w:rsid w:val="00F374C9"/>
    <w:rsid w:val="00F50AFB"/>
    <w:rsid w:val="00F60D19"/>
    <w:rsid w:val="00F80F20"/>
    <w:rsid w:val="00F82759"/>
    <w:rsid w:val="00FB0C1E"/>
    <w:rsid w:val="00FD344A"/>
    <w:rsid w:val="03C17B39"/>
    <w:rsid w:val="0758707D"/>
    <w:rsid w:val="0E212E9A"/>
    <w:rsid w:val="1027040D"/>
    <w:rsid w:val="1593020B"/>
    <w:rsid w:val="15F56A5B"/>
    <w:rsid w:val="19925B38"/>
    <w:rsid w:val="1AC04579"/>
    <w:rsid w:val="1B094B28"/>
    <w:rsid w:val="1C8E355F"/>
    <w:rsid w:val="214E70B1"/>
    <w:rsid w:val="22EC4FC1"/>
    <w:rsid w:val="239372EB"/>
    <w:rsid w:val="24CF1F41"/>
    <w:rsid w:val="25FB762A"/>
    <w:rsid w:val="26EF2570"/>
    <w:rsid w:val="27BA54BC"/>
    <w:rsid w:val="297D5E85"/>
    <w:rsid w:val="2FF90982"/>
    <w:rsid w:val="36A9351D"/>
    <w:rsid w:val="38454D4F"/>
    <w:rsid w:val="3BCB5A86"/>
    <w:rsid w:val="3DA16CAC"/>
    <w:rsid w:val="3E3E45AC"/>
    <w:rsid w:val="402D2E75"/>
    <w:rsid w:val="4A636E05"/>
    <w:rsid w:val="4B9F458A"/>
    <w:rsid w:val="4BAC4D74"/>
    <w:rsid w:val="4DC13B4B"/>
    <w:rsid w:val="4E324158"/>
    <w:rsid w:val="502E5A3E"/>
    <w:rsid w:val="50C40DD7"/>
    <w:rsid w:val="517C2D91"/>
    <w:rsid w:val="540B196F"/>
    <w:rsid w:val="552F4013"/>
    <w:rsid w:val="55586002"/>
    <w:rsid w:val="562C6868"/>
    <w:rsid w:val="5903494D"/>
    <w:rsid w:val="59D62729"/>
    <w:rsid w:val="5B0069DA"/>
    <w:rsid w:val="5B56175F"/>
    <w:rsid w:val="5E302094"/>
    <w:rsid w:val="5E614AB6"/>
    <w:rsid w:val="606C7D21"/>
    <w:rsid w:val="62B13DF7"/>
    <w:rsid w:val="688534D2"/>
    <w:rsid w:val="6AD3421F"/>
    <w:rsid w:val="6B8F7C38"/>
    <w:rsid w:val="6CE96C8E"/>
    <w:rsid w:val="6E45347A"/>
    <w:rsid w:val="723D2CFA"/>
    <w:rsid w:val="737C1488"/>
    <w:rsid w:val="75E450FA"/>
    <w:rsid w:val="76AE0046"/>
    <w:rsid w:val="78D6782E"/>
    <w:rsid w:val="7B08025D"/>
    <w:rsid w:val="7C276FF4"/>
    <w:rsid w:val="7F6D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84C338"/>
  <w15:docId w15:val="{F82E3306-5937-4E4D-95FA-5401ADD83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A66D1"/>
    <w:pPr>
      <w:spacing w:after="200" w:line="276"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numId w:val="1"/>
      </w:numPr>
      <w:spacing w:before="40" w:after="0"/>
      <w:outlineLvl w:val="2"/>
    </w:pPr>
    <w:rPr>
      <w:rFonts w:asciiTheme="majorHAnsi" w:eastAsiaTheme="majorEastAsia" w:hAnsiTheme="majorHAnsi" w:cstheme="majorBidi"/>
      <w:color w:val="244061" w:themeColor="accent1" w:themeShade="8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table" w:styleId="TableGrid">
    <w:name w:val="Table Grid"/>
    <w:basedOn w:val="TableNormal"/>
    <w:uiPriority w:val="59"/>
    <w:qFormat/>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820"/>
      </w:tabs>
      <w:spacing w:before="200" w:after="100"/>
      <w:ind w:left="720" w:hanging="720"/>
    </w:pPr>
    <w:rPr>
      <w:rFonts w:ascii="Tahoma" w:hAnsi="Tahoma"/>
      <w:sz w:val="22"/>
    </w:r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fontstyle01">
    <w:name w:val="fontstyle01"/>
    <w:basedOn w:val="DefaultParagraphFont"/>
    <w:qFormat/>
    <w:rPr>
      <w:rFonts w:ascii="Tahoma" w:hAnsi="Tahoma" w:cs="Tahoma" w:hint="default"/>
      <w:b/>
      <w:bCs/>
      <w:color w:val="000000"/>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before="120" w:after="120"/>
      <w:outlineLvl w:val="9"/>
    </w:pPr>
    <w:rPr>
      <w:rFonts w:ascii="Times New Roman" w:hAnsi="Times New Roman"/>
      <w:color w:val="auto"/>
      <w:sz w:val="32"/>
      <w:lang w:eastAsia="ja-JP"/>
    </w:rPr>
  </w:style>
  <w:style w:type="paragraph" w:styleId="ListParagraph">
    <w:name w:val="List Paragraph"/>
    <w:basedOn w:val="Normal"/>
    <w:uiPriority w:val="34"/>
    <w:qFormat/>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6"/>
      <w:szCs w:val="24"/>
    </w:rPr>
  </w:style>
  <w:style w:type="paragraph" w:customStyle="1" w:styleId="level1">
    <w:name w:val="level1"/>
    <w:basedOn w:val="Heading1"/>
    <w:qFormat/>
    <w:rsid w:val="004618FE"/>
    <w:pPr>
      <w:numPr>
        <w:numId w:val="2"/>
      </w:numPr>
      <w:spacing w:before="240"/>
      <w:jc w:val="both"/>
    </w:pPr>
    <w:rPr>
      <w:rFonts w:ascii="Times New Roman" w:hAnsi="Times New Roman" w:cs="Times New Roman"/>
      <w:sz w:val="26"/>
      <w:szCs w:val="26"/>
    </w:rPr>
  </w:style>
  <w:style w:type="paragraph" w:customStyle="1" w:styleId="level2">
    <w:name w:val="level2"/>
    <w:basedOn w:val="Normal"/>
    <w:qFormat/>
    <w:rsid w:val="004618FE"/>
    <w:rPr>
      <w:rFonts w:eastAsia="SimSun" w:cs="Times New Roman"/>
      <w:b/>
      <w:bCs/>
      <w:color w:val="4F81BD"/>
      <w:sz w:val="25"/>
      <w:szCs w:val="25"/>
      <w:lang w:eastAsia="zh-CN"/>
    </w:rPr>
  </w:style>
  <w:style w:type="paragraph" w:styleId="TOCHeading">
    <w:name w:val="TOC Heading"/>
    <w:basedOn w:val="Heading1"/>
    <w:next w:val="Normal"/>
    <w:uiPriority w:val="39"/>
    <w:unhideWhenUsed/>
    <w:qFormat/>
    <w:rsid w:val="004618FE"/>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0671">
      <w:bodyDiv w:val="1"/>
      <w:marLeft w:val="0"/>
      <w:marRight w:val="0"/>
      <w:marTop w:val="0"/>
      <w:marBottom w:val="0"/>
      <w:divBdr>
        <w:top w:val="none" w:sz="0" w:space="0" w:color="auto"/>
        <w:left w:val="none" w:sz="0" w:space="0" w:color="auto"/>
        <w:bottom w:val="none" w:sz="0" w:space="0" w:color="auto"/>
        <w:right w:val="none" w:sz="0" w:space="0" w:color="auto"/>
      </w:divBdr>
    </w:div>
    <w:div w:id="451482519">
      <w:bodyDiv w:val="1"/>
      <w:marLeft w:val="0"/>
      <w:marRight w:val="0"/>
      <w:marTop w:val="0"/>
      <w:marBottom w:val="0"/>
      <w:divBdr>
        <w:top w:val="none" w:sz="0" w:space="0" w:color="auto"/>
        <w:left w:val="none" w:sz="0" w:space="0" w:color="auto"/>
        <w:bottom w:val="none" w:sz="0" w:space="0" w:color="auto"/>
        <w:right w:val="none" w:sz="0" w:space="0" w:color="auto"/>
      </w:divBdr>
      <w:divsChild>
        <w:div w:id="361366604">
          <w:marLeft w:val="0"/>
          <w:marRight w:val="0"/>
          <w:marTop w:val="0"/>
          <w:marBottom w:val="0"/>
          <w:divBdr>
            <w:top w:val="none" w:sz="0" w:space="0" w:color="auto"/>
            <w:left w:val="none" w:sz="0" w:space="0" w:color="auto"/>
            <w:bottom w:val="none" w:sz="0" w:space="0" w:color="auto"/>
            <w:right w:val="none" w:sz="0" w:space="0" w:color="auto"/>
          </w:divBdr>
        </w:div>
        <w:div w:id="1696272192">
          <w:marLeft w:val="0"/>
          <w:marRight w:val="0"/>
          <w:marTop w:val="0"/>
          <w:marBottom w:val="0"/>
          <w:divBdr>
            <w:top w:val="none" w:sz="0" w:space="0" w:color="auto"/>
            <w:left w:val="none" w:sz="0" w:space="0" w:color="auto"/>
            <w:bottom w:val="none" w:sz="0" w:space="0" w:color="auto"/>
            <w:right w:val="none" w:sz="0" w:space="0" w:color="auto"/>
          </w:divBdr>
        </w:div>
        <w:div w:id="271590433">
          <w:marLeft w:val="0"/>
          <w:marRight w:val="0"/>
          <w:marTop w:val="0"/>
          <w:marBottom w:val="0"/>
          <w:divBdr>
            <w:top w:val="none" w:sz="0" w:space="0" w:color="auto"/>
            <w:left w:val="none" w:sz="0" w:space="0" w:color="auto"/>
            <w:bottom w:val="none" w:sz="0" w:space="0" w:color="auto"/>
            <w:right w:val="none" w:sz="0" w:space="0" w:color="auto"/>
          </w:divBdr>
        </w:div>
        <w:div w:id="650056781">
          <w:marLeft w:val="0"/>
          <w:marRight w:val="0"/>
          <w:marTop w:val="0"/>
          <w:marBottom w:val="0"/>
          <w:divBdr>
            <w:top w:val="none" w:sz="0" w:space="0" w:color="auto"/>
            <w:left w:val="none" w:sz="0" w:space="0" w:color="auto"/>
            <w:bottom w:val="none" w:sz="0" w:space="0" w:color="auto"/>
            <w:right w:val="none" w:sz="0" w:space="0" w:color="auto"/>
          </w:divBdr>
        </w:div>
        <w:div w:id="1778020183">
          <w:marLeft w:val="0"/>
          <w:marRight w:val="0"/>
          <w:marTop w:val="0"/>
          <w:marBottom w:val="0"/>
          <w:divBdr>
            <w:top w:val="none" w:sz="0" w:space="0" w:color="auto"/>
            <w:left w:val="none" w:sz="0" w:space="0" w:color="auto"/>
            <w:bottom w:val="none" w:sz="0" w:space="0" w:color="auto"/>
            <w:right w:val="none" w:sz="0" w:space="0" w:color="auto"/>
          </w:divBdr>
        </w:div>
        <w:div w:id="55903723">
          <w:marLeft w:val="0"/>
          <w:marRight w:val="0"/>
          <w:marTop w:val="0"/>
          <w:marBottom w:val="0"/>
          <w:divBdr>
            <w:top w:val="none" w:sz="0" w:space="0" w:color="auto"/>
            <w:left w:val="none" w:sz="0" w:space="0" w:color="auto"/>
            <w:bottom w:val="none" w:sz="0" w:space="0" w:color="auto"/>
            <w:right w:val="none" w:sz="0" w:space="0" w:color="auto"/>
          </w:divBdr>
        </w:div>
        <w:div w:id="403915914">
          <w:marLeft w:val="0"/>
          <w:marRight w:val="0"/>
          <w:marTop w:val="0"/>
          <w:marBottom w:val="0"/>
          <w:divBdr>
            <w:top w:val="none" w:sz="0" w:space="0" w:color="auto"/>
            <w:left w:val="none" w:sz="0" w:space="0" w:color="auto"/>
            <w:bottom w:val="none" w:sz="0" w:space="0" w:color="auto"/>
            <w:right w:val="none" w:sz="0" w:space="0" w:color="auto"/>
          </w:divBdr>
        </w:div>
        <w:div w:id="48041450">
          <w:marLeft w:val="0"/>
          <w:marRight w:val="0"/>
          <w:marTop w:val="0"/>
          <w:marBottom w:val="0"/>
          <w:divBdr>
            <w:top w:val="none" w:sz="0" w:space="0" w:color="auto"/>
            <w:left w:val="none" w:sz="0" w:space="0" w:color="auto"/>
            <w:bottom w:val="none" w:sz="0" w:space="0" w:color="auto"/>
            <w:right w:val="none" w:sz="0" w:space="0" w:color="auto"/>
          </w:divBdr>
        </w:div>
        <w:div w:id="1177380670">
          <w:marLeft w:val="0"/>
          <w:marRight w:val="0"/>
          <w:marTop w:val="0"/>
          <w:marBottom w:val="0"/>
          <w:divBdr>
            <w:top w:val="none" w:sz="0" w:space="0" w:color="auto"/>
            <w:left w:val="none" w:sz="0" w:space="0" w:color="auto"/>
            <w:bottom w:val="none" w:sz="0" w:space="0" w:color="auto"/>
            <w:right w:val="none" w:sz="0" w:space="0" w:color="auto"/>
          </w:divBdr>
        </w:div>
        <w:div w:id="1425148021">
          <w:marLeft w:val="0"/>
          <w:marRight w:val="0"/>
          <w:marTop w:val="0"/>
          <w:marBottom w:val="0"/>
          <w:divBdr>
            <w:top w:val="none" w:sz="0" w:space="0" w:color="auto"/>
            <w:left w:val="none" w:sz="0" w:space="0" w:color="auto"/>
            <w:bottom w:val="none" w:sz="0" w:space="0" w:color="auto"/>
            <w:right w:val="none" w:sz="0" w:space="0" w:color="auto"/>
          </w:divBdr>
        </w:div>
        <w:div w:id="2043482801">
          <w:marLeft w:val="0"/>
          <w:marRight w:val="0"/>
          <w:marTop w:val="0"/>
          <w:marBottom w:val="0"/>
          <w:divBdr>
            <w:top w:val="none" w:sz="0" w:space="0" w:color="auto"/>
            <w:left w:val="none" w:sz="0" w:space="0" w:color="auto"/>
            <w:bottom w:val="none" w:sz="0" w:space="0" w:color="auto"/>
            <w:right w:val="none" w:sz="0" w:space="0" w:color="auto"/>
          </w:divBdr>
        </w:div>
        <w:div w:id="517936473">
          <w:marLeft w:val="0"/>
          <w:marRight w:val="0"/>
          <w:marTop w:val="0"/>
          <w:marBottom w:val="0"/>
          <w:divBdr>
            <w:top w:val="none" w:sz="0" w:space="0" w:color="auto"/>
            <w:left w:val="none" w:sz="0" w:space="0" w:color="auto"/>
            <w:bottom w:val="none" w:sz="0" w:space="0" w:color="auto"/>
            <w:right w:val="none" w:sz="0" w:space="0" w:color="auto"/>
          </w:divBdr>
        </w:div>
        <w:div w:id="186413919">
          <w:marLeft w:val="0"/>
          <w:marRight w:val="0"/>
          <w:marTop w:val="0"/>
          <w:marBottom w:val="0"/>
          <w:divBdr>
            <w:top w:val="none" w:sz="0" w:space="0" w:color="auto"/>
            <w:left w:val="none" w:sz="0" w:space="0" w:color="auto"/>
            <w:bottom w:val="none" w:sz="0" w:space="0" w:color="auto"/>
            <w:right w:val="none" w:sz="0" w:space="0" w:color="auto"/>
          </w:divBdr>
        </w:div>
      </w:divsChild>
    </w:div>
    <w:div w:id="591547912">
      <w:bodyDiv w:val="1"/>
      <w:marLeft w:val="0"/>
      <w:marRight w:val="0"/>
      <w:marTop w:val="0"/>
      <w:marBottom w:val="0"/>
      <w:divBdr>
        <w:top w:val="none" w:sz="0" w:space="0" w:color="auto"/>
        <w:left w:val="none" w:sz="0" w:space="0" w:color="auto"/>
        <w:bottom w:val="none" w:sz="0" w:space="0" w:color="auto"/>
        <w:right w:val="none" w:sz="0" w:space="0" w:color="auto"/>
      </w:divBdr>
      <w:divsChild>
        <w:div w:id="1659916309">
          <w:marLeft w:val="0"/>
          <w:marRight w:val="0"/>
          <w:marTop w:val="0"/>
          <w:marBottom w:val="0"/>
          <w:divBdr>
            <w:top w:val="none" w:sz="0" w:space="0" w:color="auto"/>
            <w:left w:val="none" w:sz="0" w:space="0" w:color="auto"/>
            <w:bottom w:val="none" w:sz="0" w:space="0" w:color="auto"/>
            <w:right w:val="none" w:sz="0" w:space="0" w:color="auto"/>
          </w:divBdr>
        </w:div>
        <w:div w:id="1477868953">
          <w:marLeft w:val="0"/>
          <w:marRight w:val="0"/>
          <w:marTop w:val="0"/>
          <w:marBottom w:val="0"/>
          <w:divBdr>
            <w:top w:val="none" w:sz="0" w:space="0" w:color="auto"/>
            <w:left w:val="none" w:sz="0" w:space="0" w:color="auto"/>
            <w:bottom w:val="none" w:sz="0" w:space="0" w:color="auto"/>
            <w:right w:val="none" w:sz="0" w:space="0" w:color="auto"/>
          </w:divBdr>
        </w:div>
        <w:div w:id="161822866">
          <w:marLeft w:val="0"/>
          <w:marRight w:val="0"/>
          <w:marTop w:val="0"/>
          <w:marBottom w:val="0"/>
          <w:divBdr>
            <w:top w:val="none" w:sz="0" w:space="0" w:color="auto"/>
            <w:left w:val="none" w:sz="0" w:space="0" w:color="auto"/>
            <w:bottom w:val="none" w:sz="0" w:space="0" w:color="auto"/>
            <w:right w:val="none" w:sz="0" w:space="0" w:color="auto"/>
          </w:divBdr>
        </w:div>
        <w:div w:id="1519847904">
          <w:marLeft w:val="0"/>
          <w:marRight w:val="0"/>
          <w:marTop w:val="0"/>
          <w:marBottom w:val="0"/>
          <w:divBdr>
            <w:top w:val="none" w:sz="0" w:space="0" w:color="auto"/>
            <w:left w:val="none" w:sz="0" w:space="0" w:color="auto"/>
            <w:bottom w:val="none" w:sz="0" w:space="0" w:color="auto"/>
            <w:right w:val="none" w:sz="0" w:space="0" w:color="auto"/>
          </w:divBdr>
        </w:div>
        <w:div w:id="1531868787">
          <w:marLeft w:val="0"/>
          <w:marRight w:val="0"/>
          <w:marTop w:val="0"/>
          <w:marBottom w:val="0"/>
          <w:divBdr>
            <w:top w:val="none" w:sz="0" w:space="0" w:color="auto"/>
            <w:left w:val="none" w:sz="0" w:space="0" w:color="auto"/>
            <w:bottom w:val="none" w:sz="0" w:space="0" w:color="auto"/>
            <w:right w:val="none" w:sz="0" w:space="0" w:color="auto"/>
          </w:divBdr>
        </w:div>
        <w:div w:id="1231695397">
          <w:marLeft w:val="0"/>
          <w:marRight w:val="0"/>
          <w:marTop w:val="0"/>
          <w:marBottom w:val="0"/>
          <w:divBdr>
            <w:top w:val="none" w:sz="0" w:space="0" w:color="auto"/>
            <w:left w:val="none" w:sz="0" w:space="0" w:color="auto"/>
            <w:bottom w:val="none" w:sz="0" w:space="0" w:color="auto"/>
            <w:right w:val="none" w:sz="0" w:space="0" w:color="auto"/>
          </w:divBdr>
        </w:div>
        <w:div w:id="1733306453">
          <w:marLeft w:val="0"/>
          <w:marRight w:val="0"/>
          <w:marTop w:val="0"/>
          <w:marBottom w:val="0"/>
          <w:divBdr>
            <w:top w:val="none" w:sz="0" w:space="0" w:color="auto"/>
            <w:left w:val="none" w:sz="0" w:space="0" w:color="auto"/>
            <w:bottom w:val="none" w:sz="0" w:space="0" w:color="auto"/>
            <w:right w:val="none" w:sz="0" w:space="0" w:color="auto"/>
          </w:divBdr>
        </w:div>
        <w:div w:id="1645623784">
          <w:marLeft w:val="0"/>
          <w:marRight w:val="0"/>
          <w:marTop w:val="0"/>
          <w:marBottom w:val="0"/>
          <w:divBdr>
            <w:top w:val="none" w:sz="0" w:space="0" w:color="auto"/>
            <w:left w:val="none" w:sz="0" w:space="0" w:color="auto"/>
            <w:bottom w:val="none" w:sz="0" w:space="0" w:color="auto"/>
            <w:right w:val="none" w:sz="0" w:space="0" w:color="auto"/>
          </w:divBdr>
        </w:div>
        <w:div w:id="456995871">
          <w:marLeft w:val="0"/>
          <w:marRight w:val="0"/>
          <w:marTop w:val="0"/>
          <w:marBottom w:val="0"/>
          <w:divBdr>
            <w:top w:val="none" w:sz="0" w:space="0" w:color="auto"/>
            <w:left w:val="none" w:sz="0" w:space="0" w:color="auto"/>
            <w:bottom w:val="none" w:sz="0" w:space="0" w:color="auto"/>
            <w:right w:val="none" w:sz="0" w:space="0" w:color="auto"/>
          </w:divBdr>
        </w:div>
      </w:divsChild>
    </w:div>
    <w:div w:id="746343757">
      <w:bodyDiv w:val="1"/>
      <w:marLeft w:val="0"/>
      <w:marRight w:val="0"/>
      <w:marTop w:val="0"/>
      <w:marBottom w:val="0"/>
      <w:divBdr>
        <w:top w:val="none" w:sz="0" w:space="0" w:color="auto"/>
        <w:left w:val="none" w:sz="0" w:space="0" w:color="auto"/>
        <w:bottom w:val="none" w:sz="0" w:space="0" w:color="auto"/>
        <w:right w:val="none" w:sz="0" w:space="0" w:color="auto"/>
      </w:divBdr>
      <w:divsChild>
        <w:div w:id="1047486967">
          <w:marLeft w:val="0"/>
          <w:marRight w:val="0"/>
          <w:marTop w:val="0"/>
          <w:marBottom w:val="0"/>
          <w:divBdr>
            <w:top w:val="none" w:sz="0" w:space="0" w:color="auto"/>
            <w:left w:val="none" w:sz="0" w:space="0" w:color="auto"/>
            <w:bottom w:val="none" w:sz="0" w:space="0" w:color="auto"/>
            <w:right w:val="none" w:sz="0" w:space="0" w:color="auto"/>
          </w:divBdr>
        </w:div>
        <w:div w:id="1540236393">
          <w:marLeft w:val="0"/>
          <w:marRight w:val="0"/>
          <w:marTop w:val="0"/>
          <w:marBottom w:val="0"/>
          <w:divBdr>
            <w:top w:val="none" w:sz="0" w:space="0" w:color="auto"/>
            <w:left w:val="none" w:sz="0" w:space="0" w:color="auto"/>
            <w:bottom w:val="none" w:sz="0" w:space="0" w:color="auto"/>
            <w:right w:val="none" w:sz="0" w:space="0" w:color="auto"/>
          </w:divBdr>
        </w:div>
        <w:div w:id="1488593120">
          <w:marLeft w:val="0"/>
          <w:marRight w:val="0"/>
          <w:marTop w:val="0"/>
          <w:marBottom w:val="0"/>
          <w:divBdr>
            <w:top w:val="none" w:sz="0" w:space="0" w:color="auto"/>
            <w:left w:val="none" w:sz="0" w:space="0" w:color="auto"/>
            <w:bottom w:val="none" w:sz="0" w:space="0" w:color="auto"/>
            <w:right w:val="none" w:sz="0" w:space="0" w:color="auto"/>
          </w:divBdr>
        </w:div>
        <w:div w:id="823819207">
          <w:marLeft w:val="0"/>
          <w:marRight w:val="0"/>
          <w:marTop w:val="0"/>
          <w:marBottom w:val="0"/>
          <w:divBdr>
            <w:top w:val="none" w:sz="0" w:space="0" w:color="auto"/>
            <w:left w:val="none" w:sz="0" w:space="0" w:color="auto"/>
            <w:bottom w:val="none" w:sz="0" w:space="0" w:color="auto"/>
            <w:right w:val="none" w:sz="0" w:space="0" w:color="auto"/>
          </w:divBdr>
        </w:div>
        <w:div w:id="1033965714">
          <w:marLeft w:val="0"/>
          <w:marRight w:val="0"/>
          <w:marTop w:val="0"/>
          <w:marBottom w:val="0"/>
          <w:divBdr>
            <w:top w:val="none" w:sz="0" w:space="0" w:color="auto"/>
            <w:left w:val="none" w:sz="0" w:space="0" w:color="auto"/>
            <w:bottom w:val="none" w:sz="0" w:space="0" w:color="auto"/>
            <w:right w:val="none" w:sz="0" w:space="0" w:color="auto"/>
          </w:divBdr>
        </w:div>
      </w:divsChild>
    </w:div>
    <w:div w:id="1301380263">
      <w:bodyDiv w:val="1"/>
      <w:marLeft w:val="0"/>
      <w:marRight w:val="0"/>
      <w:marTop w:val="0"/>
      <w:marBottom w:val="0"/>
      <w:divBdr>
        <w:top w:val="none" w:sz="0" w:space="0" w:color="auto"/>
        <w:left w:val="none" w:sz="0" w:space="0" w:color="auto"/>
        <w:bottom w:val="none" w:sz="0" w:space="0" w:color="auto"/>
        <w:right w:val="none" w:sz="0" w:space="0" w:color="auto"/>
      </w:divBdr>
    </w:div>
    <w:div w:id="1303736505">
      <w:bodyDiv w:val="1"/>
      <w:marLeft w:val="0"/>
      <w:marRight w:val="0"/>
      <w:marTop w:val="0"/>
      <w:marBottom w:val="0"/>
      <w:divBdr>
        <w:top w:val="none" w:sz="0" w:space="0" w:color="auto"/>
        <w:left w:val="none" w:sz="0" w:space="0" w:color="auto"/>
        <w:bottom w:val="none" w:sz="0" w:space="0" w:color="auto"/>
        <w:right w:val="none" w:sz="0" w:space="0" w:color="auto"/>
      </w:divBdr>
      <w:divsChild>
        <w:div w:id="344089992">
          <w:marLeft w:val="0"/>
          <w:marRight w:val="0"/>
          <w:marTop w:val="0"/>
          <w:marBottom w:val="0"/>
          <w:divBdr>
            <w:top w:val="none" w:sz="0" w:space="0" w:color="auto"/>
            <w:left w:val="none" w:sz="0" w:space="0" w:color="auto"/>
            <w:bottom w:val="none" w:sz="0" w:space="0" w:color="auto"/>
            <w:right w:val="none" w:sz="0" w:space="0" w:color="auto"/>
          </w:divBdr>
        </w:div>
        <w:div w:id="988830328">
          <w:marLeft w:val="0"/>
          <w:marRight w:val="0"/>
          <w:marTop w:val="0"/>
          <w:marBottom w:val="0"/>
          <w:divBdr>
            <w:top w:val="none" w:sz="0" w:space="0" w:color="auto"/>
            <w:left w:val="none" w:sz="0" w:space="0" w:color="auto"/>
            <w:bottom w:val="none" w:sz="0" w:space="0" w:color="auto"/>
            <w:right w:val="none" w:sz="0" w:space="0" w:color="auto"/>
          </w:divBdr>
        </w:div>
        <w:div w:id="1468543568">
          <w:marLeft w:val="0"/>
          <w:marRight w:val="0"/>
          <w:marTop w:val="0"/>
          <w:marBottom w:val="0"/>
          <w:divBdr>
            <w:top w:val="none" w:sz="0" w:space="0" w:color="auto"/>
            <w:left w:val="none" w:sz="0" w:space="0" w:color="auto"/>
            <w:bottom w:val="none" w:sz="0" w:space="0" w:color="auto"/>
            <w:right w:val="none" w:sz="0" w:space="0" w:color="auto"/>
          </w:divBdr>
        </w:div>
        <w:div w:id="1116559322">
          <w:marLeft w:val="0"/>
          <w:marRight w:val="0"/>
          <w:marTop w:val="0"/>
          <w:marBottom w:val="0"/>
          <w:divBdr>
            <w:top w:val="none" w:sz="0" w:space="0" w:color="auto"/>
            <w:left w:val="none" w:sz="0" w:space="0" w:color="auto"/>
            <w:bottom w:val="none" w:sz="0" w:space="0" w:color="auto"/>
            <w:right w:val="none" w:sz="0" w:space="0" w:color="auto"/>
          </w:divBdr>
        </w:div>
        <w:div w:id="1577206187">
          <w:marLeft w:val="0"/>
          <w:marRight w:val="0"/>
          <w:marTop w:val="0"/>
          <w:marBottom w:val="0"/>
          <w:divBdr>
            <w:top w:val="none" w:sz="0" w:space="0" w:color="auto"/>
            <w:left w:val="none" w:sz="0" w:space="0" w:color="auto"/>
            <w:bottom w:val="none" w:sz="0" w:space="0" w:color="auto"/>
            <w:right w:val="none" w:sz="0" w:space="0" w:color="auto"/>
          </w:divBdr>
        </w:div>
        <w:div w:id="1481387940">
          <w:marLeft w:val="0"/>
          <w:marRight w:val="0"/>
          <w:marTop w:val="0"/>
          <w:marBottom w:val="0"/>
          <w:divBdr>
            <w:top w:val="none" w:sz="0" w:space="0" w:color="auto"/>
            <w:left w:val="none" w:sz="0" w:space="0" w:color="auto"/>
            <w:bottom w:val="none" w:sz="0" w:space="0" w:color="auto"/>
            <w:right w:val="none" w:sz="0" w:space="0" w:color="auto"/>
          </w:divBdr>
        </w:div>
        <w:div w:id="742222451">
          <w:marLeft w:val="0"/>
          <w:marRight w:val="0"/>
          <w:marTop w:val="0"/>
          <w:marBottom w:val="0"/>
          <w:divBdr>
            <w:top w:val="none" w:sz="0" w:space="0" w:color="auto"/>
            <w:left w:val="none" w:sz="0" w:space="0" w:color="auto"/>
            <w:bottom w:val="none" w:sz="0" w:space="0" w:color="auto"/>
            <w:right w:val="none" w:sz="0" w:space="0" w:color="auto"/>
          </w:divBdr>
        </w:div>
        <w:div w:id="1755971796">
          <w:marLeft w:val="0"/>
          <w:marRight w:val="0"/>
          <w:marTop w:val="0"/>
          <w:marBottom w:val="0"/>
          <w:divBdr>
            <w:top w:val="none" w:sz="0" w:space="0" w:color="auto"/>
            <w:left w:val="none" w:sz="0" w:space="0" w:color="auto"/>
            <w:bottom w:val="none" w:sz="0" w:space="0" w:color="auto"/>
            <w:right w:val="none" w:sz="0" w:space="0" w:color="auto"/>
          </w:divBdr>
        </w:div>
        <w:div w:id="1568110022">
          <w:marLeft w:val="0"/>
          <w:marRight w:val="0"/>
          <w:marTop w:val="0"/>
          <w:marBottom w:val="0"/>
          <w:divBdr>
            <w:top w:val="none" w:sz="0" w:space="0" w:color="auto"/>
            <w:left w:val="none" w:sz="0" w:space="0" w:color="auto"/>
            <w:bottom w:val="none" w:sz="0" w:space="0" w:color="auto"/>
            <w:right w:val="none" w:sz="0" w:space="0" w:color="auto"/>
          </w:divBdr>
        </w:div>
        <w:div w:id="1387222223">
          <w:marLeft w:val="0"/>
          <w:marRight w:val="0"/>
          <w:marTop w:val="0"/>
          <w:marBottom w:val="0"/>
          <w:divBdr>
            <w:top w:val="none" w:sz="0" w:space="0" w:color="auto"/>
            <w:left w:val="none" w:sz="0" w:space="0" w:color="auto"/>
            <w:bottom w:val="none" w:sz="0" w:space="0" w:color="auto"/>
            <w:right w:val="none" w:sz="0" w:space="0" w:color="auto"/>
          </w:divBdr>
        </w:div>
        <w:div w:id="896622725">
          <w:marLeft w:val="0"/>
          <w:marRight w:val="0"/>
          <w:marTop w:val="0"/>
          <w:marBottom w:val="0"/>
          <w:divBdr>
            <w:top w:val="none" w:sz="0" w:space="0" w:color="auto"/>
            <w:left w:val="none" w:sz="0" w:space="0" w:color="auto"/>
            <w:bottom w:val="none" w:sz="0" w:space="0" w:color="auto"/>
            <w:right w:val="none" w:sz="0" w:space="0" w:color="auto"/>
          </w:divBdr>
        </w:div>
        <w:div w:id="1876385117">
          <w:marLeft w:val="0"/>
          <w:marRight w:val="0"/>
          <w:marTop w:val="0"/>
          <w:marBottom w:val="0"/>
          <w:divBdr>
            <w:top w:val="none" w:sz="0" w:space="0" w:color="auto"/>
            <w:left w:val="none" w:sz="0" w:space="0" w:color="auto"/>
            <w:bottom w:val="none" w:sz="0" w:space="0" w:color="auto"/>
            <w:right w:val="none" w:sz="0" w:space="0" w:color="auto"/>
          </w:divBdr>
        </w:div>
        <w:div w:id="1747418292">
          <w:marLeft w:val="0"/>
          <w:marRight w:val="0"/>
          <w:marTop w:val="0"/>
          <w:marBottom w:val="0"/>
          <w:divBdr>
            <w:top w:val="none" w:sz="0" w:space="0" w:color="auto"/>
            <w:left w:val="none" w:sz="0" w:space="0" w:color="auto"/>
            <w:bottom w:val="none" w:sz="0" w:space="0" w:color="auto"/>
            <w:right w:val="none" w:sz="0" w:space="0" w:color="auto"/>
          </w:divBdr>
        </w:div>
        <w:div w:id="1036546000">
          <w:marLeft w:val="0"/>
          <w:marRight w:val="0"/>
          <w:marTop w:val="0"/>
          <w:marBottom w:val="0"/>
          <w:divBdr>
            <w:top w:val="none" w:sz="0" w:space="0" w:color="auto"/>
            <w:left w:val="none" w:sz="0" w:space="0" w:color="auto"/>
            <w:bottom w:val="none" w:sz="0" w:space="0" w:color="auto"/>
            <w:right w:val="none" w:sz="0" w:space="0" w:color="auto"/>
          </w:divBdr>
        </w:div>
        <w:div w:id="502472806">
          <w:marLeft w:val="0"/>
          <w:marRight w:val="0"/>
          <w:marTop w:val="0"/>
          <w:marBottom w:val="0"/>
          <w:divBdr>
            <w:top w:val="none" w:sz="0" w:space="0" w:color="auto"/>
            <w:left w:val="none" w:sz="0" w:space="0" w:color="auto"/>
            <w:bottom w:val="none" w:sz="0" w:space="0" w:color="auto"/>
            <w:right w:val="none" w:sz="0" w:space="0" w:color="auto"/>
          </w:divBdr>
        </w:div>
        <w:div w:id="2100519151">
          <w:marLeft w:val="0"/>
          <w:marRight w:val="0"/>
          <w:marTop w:val="0"/>
          <w:marBottom w:val="0"/>
          <w:divBdr>
            <w:top w:val="none" w:sz="0" w:space="0" w:color="auto"/>
            <w:left w:val="none" w:sz="0" w:space="0" w:color="auto"/>
            <w:bottom w:val="none" w:sz="0" w:space="0" w:color="auto"/>
            <w:right w:val="none" w:sz="0" w:space="0" w:color="auto"/>
          </w:divBdr>
        </w:div>
        <w:div w:id="1441605019">
          <w:marLeft w:val="0"/>
          <w:marRight w:val="0"/>
          <w:marTop w:val="0"/>
          <w:marBottom w:val="0"/>
          <w:divBdr>
            <w:top w:val="none" w:sz="0" w:space="0" w:color="auto"/>
            <w:left w:val="none" w:sz="0" w:space="0" w:color="auto"/>
            <w:bottom w:val="none" w:sz="0" w:space="0" w:color="auto"/>
            <w:right w:val="none" w:sz="0" w:space="0" w:color="auto"/>
          </w:divBdr>
        </w:div>
      </w:divsChild>
    </w:div>
    <w:div w:id="2041125666">
      <w:bodyDiv w:val="1"/>
      <w:marLeft w:val="0"/>
      <w:marRight w:val="0"/>
      <w:marTop w:val="0"/>
      <w:marBottom w:val="0"/>
      <w:divBdr>
        <w:top w:val="none" w:sz="0" w:space="0" w:color="auto"/>
        <w:left w:val="none" w:sz="0" w:space="0" w:color="auto"/>
        <w:bottom w:val="none" w:sz="0" w:space="0" w:color="auto"/>
        <w:right w:val="none" w:sz="0" w:space="0" w:color="auto"/>
      </w:divBdr>
      <w:divsChild>
        <w:div w:id="1580553968">
          <w:marLeft w:val="0"/>
          <w:marRight w:val="0"/>
          <w:marTop w:val="0"/>
          <w:marBottom w:val="0"/>
          <w:divBdr>
            <w:top w:val="none" w:sz="0" w:space="0" w:color="auto"/>
            <w:left w:val="none" w:sz="0" w:space="0" w:color="auto"/>
            <w:bottom w:val="none" w:sz="0" w:space="0" w:color="auto"/>
            <w:right w:val="none" w:sz="0" w:space="0" w:color="auto"/>
          </w:divBdr>
        </w:div>
        <w:div w:id="1631595579">
          <w:marLeft w:val="0"/>
          <w:marRight w:val="0"/>
          <w:marTop w:val="0"/>
          <w:marBottom w:val="0"/>
          <w:divBdr>
            <w:top w:val="none" w:sz="0" w:space="0" w:color="auto"/>
            <w:left w:val="none" w:sz="0" w:space="0" w:color="auto"/>
            <w:bottom w:val="none" w:sz="0" w:space="0" w:color="auto"/>
            <w:right w:val="none" w:sz="0" w:space="0" w:color="auto"/>
          </w:divBdr>
        </w:div>
        <w:div w:id="1475178730">
          <w:marLeft w:val="0"/>
          <w:marRight w:val="0"/>
          <w:marTop w:val="0"/>
          <w:marBottom w:val="0"/>
          <w:divBdr>
            <w:top w:val="none" w:sz="0" w:space="0" w:color="auto"/>
            <w:left w:val="none" w:sz="0" w:space="0" w:color="auto"/>
            <w:bottom w:val="none" w:sz="0" w:space="0" w:color="auto"/>
            <w:right w:val="none" w:sz="0" w:space="0" w:color="auto"/>
          </w:divBdr>
        </w:div>
      </w:divsChild>
    </w:div>
    <w:div w:id="2144887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FPT\Nhapmonlaptrinh\12_PS26233_NguyenThiNhuY%20_Assignment_LTC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44DB37-4AB9-40DC-B842-D878E3EF2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12_PS26233_NguyenThiNhuY _Assignment_LTCB.dotx</Template>
  <TotalTime>308</TotalTime>
  <Pages>15</Pages>
  <Words>2382</Words>
  <Characters>13579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AAAA</dc:creator>
  <cp:lastModifiedBy>Yun G</cp:lastModifiedBy>
  <cp:revision>38</cp:revision>
  <dcterms:created xsi:type="dcterms:W3CDTF">2022-12-07T12:46:00Z</dcterms:created>
  <dcterms:modified xsi:type="dcterms:W3CDTF">2023-05-24T12:10:00Z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23C22EEC70BF4E5695C3C1DBB1812192</vt:lpwstr>
  </property>
  <property fmtid="{D5CDD505-2E9C-101B-9397-08002B2CF9AE}" pid="3" name="KSOProductBuildVer">
    <vt:lpwstr>1033-11.2.0.11380</vt:lpwstr>
  </property>
</Properties>
</file>